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418"/>
        <w:jc w:val="center"/>
        <w:rPr/>
      </w:pPr>
      <w:r>
        <w:rPr/>
        <w:drawing>
          <wp:inline distT="0" distB="0" distL="0" distR="0">
            <wp:extent cx="1061085" cy="1061085"/>
            <wp:effectExtent l="0" t="0" r="0" b="0"/>
            <wp:docPr id="1" name="Picture 1" descr="A logo with a person on a ho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a person on a horse&#10;&#10;AI-generated content may be incorrect."/>
                    <pic:cNvPicPr>
                      <a:picLocks noChangeAspect="1" noChangeArrowheads="1"/>
                    </pic:cNvPicPr>
                  </pic:nvPicPr>
                  <pic:blipFill>
                    <a:blip r:embed="rId2"/>
                    <a:stretch>
                      <a:fillRect/>
                    </a:stretch>
                  </pic:blipFill>
                  <pic:spPr bwMode="auto">
                    <a:xfrm>
                      <a:off x="0" y="0"/>
                      <a:ext cx="1061085" cy="1061085"/>
                    </a:xfrm>
                    <a:prstGeom prst="rect">
                      <a:avLst/>
                    </a:prstGeom>
                  </pic:spPr>
                </pic:pic>
              </a:graphicData>
            </a:graphic>
          </wp:inline>
        </w:drawing>
      </w:r>
    </w:p>
    <w:p>
      <w:pPr>
        <w:pStyle w:val="Normal"/>
        <w:jc w:val="center"/>
        <w:rPr>
          <w:sz w:val="28"/>
          <w:szCs w:val="28"/>
        </w:rPr>
      </w:pPr>
      <w:r>
        <w:rPr>
          <w:sz w:val="28"/>
          <w:szCs w:val="28"/>
        </w:rPr>
        <w:t>University of Thessaly</w:t>
      </w:r>
    </w:p>
    <w:p>
      <w:pPr>
        <w:pStyle w:val="Normal"/>
        <w:jc w:val="center"/>
        <w:rPr/>
      </w:pPr>
      <w:r>
        <w:rPr/>
        <w:t>Department of Computer Science and Biomedical Informatics</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sz w:val="28"/>
          <w:szCs w:val="28"/>
        </w:rPr>
      </w:pPr>
      <w:r>
        <w:rPr>
          <w:sz w:val="28"/>
          <w:szCs w:val="28"/>
        </w:rPr>
        <w:t>Bachelor’s thesis</w:t>
      </w:r>
    </w:p>
    <w:p>
      <w:pPr>
        <w:pStyle w:val="Normal"/>
        <w:spacing w:lineRule="auto" w:line="288" w:before="0" w:after="529"/>
        <w:ind w:hanging="0" w:left="0"/>
        <w:jc w:val="center"/>
        <w:rPr>
          <w:sz w:val="41"/>
        </w:rPr>
      </w:pPr>
      <w:r>
        <w:rPr>
          <w:sz w:val="41"/>
        </w:rPr>
        <w:t>Differential Methylation and Expression Analysis of MicroRNAs Across Various Cancer Types.</w:t>
      </w:r>
    </w:p>
    <w:p>
      <w:pPr>
        <w:pStyle w:val="Normal"/>
        <w:jc w:val="center"/>
        <w:rPr/>
      </w:pPr>
      <w:r>
        <w:rPr/>
      </w:r>
    </w:p>
    <w:p>
      <w:pPr>
        <w:pStyle w:val="Normal"/>
        <w:jc w:val="center"/>
        <w:rPr/>
      </w:pPr>
      <w:r>
        <w:rPr/>
      </w:r>
    </w:p>
    <w:p>
      <w:pPr>
        <w:pStyle w:val="Normal"/>
        <w:jc w:val="center"/>
        <w:rPr/>
      </w:pPr>
      <w:r>
        <w:rPr/>
      </w:r>
    </w:p>
    <w:p>
      <w:pPr>
        <w:pStyle w:val="Normal"/>
        <w:jc w:val="center"/>
        <w:rPr/>
      </w:pPr>
      <w:r>
        <w:rPr/>
        <w:t>Undergraduate Student:</w:t>
      </w:r>
    </w:p>
    <w:p>
      <w:pPr>
        <w:pStyle w:val="Normal"/>
        <w:spacing w:lineRule="auto" w:line="240" w:before="0" w:after="418"/>
        <w:jc w:val="center"/>
        <w:rPr>
          <w:sz w:val="28"/>
          <w:szCs w:val="28"/>
        </w:rPr>
      </w:pPr>
      <w:r>
        <w:rPr>
          <w:sz w:val="28"/>
          <w:szCs w:val="28"/>
        </w:rPr>
        <w:t>Konstantina Marita</w:t>
      </w:r>
    </w:p>
    <w:p>
      <w:pPr>
        <w:pStyle w:val="Normal"/>
        <w:spacing w:lineRule="auto" w:line="240" w:before="0" w:after="418"/>
        <w:jc w:val="center"/>
        <w:rPr>
          <w:sz w:val="28"/>
          <w:szCs w:val="28"/>
        </w:rPr>
      </w:pPr>
      <w:r>
        <w:rPr>
          <w:sz w:val="28"/>
          <w:szCs w:val="28"/>
        </w:rPr>
        <w:t>Supervisor:</w:t>
      </w:r>
    </w:p>
    <w:p>
      <w:pPr>
        <w:pStyle w:val="Normal"/>
        <w:spacing w:lineRule="auto" w:line="240" w:before="0" w:after="418"/>
        <w:jc w:val="center"/>
        <w:rPr>
          <w:sz w:val="28"/>
          <w:szCs w:val="28"/>
        </w:rPr>
      </w:pPr>
      <w:r>
        <w:rPr>
          <w:sz w:val="28"/>
          <w:szCs w:val="28"/>
        </w:rPr>
        <w:t>Professor Artemis G. Hatzigeorgiou</w:t>
      </w:r>
    </w:p>
    <w:p>
      <w:pPr>
        <w:pStyle w:val="Normal"/>
        <w:jc w:val="center"/>
        <w:rPr/>
      </w:pPr>
      <w:r>
        <w:rPr/>
      </w:r>
    </w:p>
    <w:p>
      <w:pPr>
        <w:pStyle w:val="Normal"/>
        <w:jc w:val="center"/>
        <w:rPr/>
      </w:pPr>
      <w:r>
        <w:rPr/>
      </w:r>
    </w:p>
    <w:p>
      <w:pPr>
        <w:pStyle w:val="Normal"/>
        <w:jc w:val="center"/>
        <w:rPr/>
      </w:pPr>
      <w:r>
        <w:rPr/>
      </w:r>
    </w:p>
    <w:p>
      <w:pPr>
        <w:pStyle w:val="Normal"/>
        <w:ind w:hanging="0" w:left="10"/>
        <w:jc w:val="center"/>
        <w:rPr/>
      </w:pPr>
      <w:r>
        <w:rPr/>
        <w:t>Lamia, 2026</w:t>
      </w:r>
    </w:p>
    <w:p>
      <w:pPr>
        <w:pStyle w:val="Normal"/>
        <w:rPr/>
      </w:pPr>
      <w:r>
        <w:rPr/>
      </w:r>
    </w:p>
    <w:p>
      <w:pPr>
        <w:pStyle w:val="Normal"/>
        <w:ind w:hanging="0" w:left="10"/>
        <w:rPr/>
      </w:pPr>
      <w:r>
        <w:rPr/>
      </w:r>
    </w:p>
    <w:p>
      <w:pPr>
        <w:pStyle w:val="Heading1"/>
        <w:rPr/>
      </w:pPr>
      <w:r>
        <w:rPr/>
        <w:t>INTODUCTION</w:t>
      </w:r>
    </w:p>
    <w:p>
      <w:pPr>
        <w:pStyle w:val="Normal"/>
        <w:rPr/>
      </w:pPr>
      <w:r>
        <w:rPr/>
      </w:r>
    </w:p>
    <w:p>
      <w:pPr>
        <w:pStyle w:val="Heading3"/>
        <w:rPr/>
      </w:pPr>
      <w:r>
        <w:rPr/>
        <w:t>1.1</w:t>
        <w:tab/>
        <w:t>DNA methylation and cancer.</w:t>
      </w:r>
    </w:p>
    <w:p>
      <w:pPr>
        <w:pStyle w:val="Normal"/>
        <w:spacing w:before="0" w:after="328"/>
        <w:ind w:hanging="10" w:left="-5"/>
        <w:rPr/>
      </w:pPr>
      <w:r>
        <w:rPr/>
        <w:t>DNA methylation, a mechanism that primarily occurs as an addition of a methyl group to the carbon-5 atom of cytosine in a cytosine-guanine (CpG) dinucleotide, is the most studied epigenetic modification in mammalian genomes. In normal cells, DNA methylation is precisely regulated and occupies an essential role in the maintenance and control of gene expression, X-chromosome inactivat</w:t>
      </w:r>
      <w:r>
        <w:rPr/>
        <w:t xml:space="preserve">ion </w:t>
      </w:r>
      <w:r>
        <w:rPr/>
        <w:t xml:space="preserve">and chromosomal stability. </w:t>
      </w:r>
      <w:r>
        <w:rPr>
          <w:rFonts w:ascii="Aptos" w:hAnsi="Aptos"/>
          <w:b w:val="false"/>
          <w:i w:val="false"/>
          <w:sz w:val="24"/>
          <w:szCs w:val="24"/>
        </w:rPr>
        <w:t xml:space="preserve">However, aberrant </w:t>
      </w:r>
      <w:r>
        <w:rPr>
          <w:sz w:val="24"/>
          <w:szCs w:val="24"/>
        </w:rPr>
        <w:t xml:space="preserve">DNA methylation patterns have a detrimental effect in cancer, as they can lead to the silencing of tumor suppressor genes and the activation of oncogenic pathways, thereby contributing to cancer initiation, progression, and therapy resistance </w:t>
      </w:r>
      <w:r>
        <w:rPr/>
        <w:t>(Jones PA, Baylin SB. 2007).</w:t>
      </w:r>
    </w:p>
    <w:p>
      <w:pPr>
        <w:pStyle w:val="Heading3"/>
        <w:rPr/>
      </w:pPr>
      <w:r>
        <w:rPr/>
        <w:t>1.2 Illumina Infinium HumanMethylation450 Array</w:t>
      </w:r>
    </w:p>
    <w:p>
      <w:pPr>
        <w:pStyle w:val="Normal"/>
        <w:ind w:hanging="0" w:left="0"/>
        <w:rPr/>
      </w:pPr>
      <w:r>
        <w:rPr/>
        <w:t xml:space="preserve">Illumina Infinium HumanMethylation450 array, one of the most established genome-wide methylation profiling technologies, has enabled the characterization of cancer methylation patterns across thousands of clinical samples. The </w:t>
      </w:r>
      <w:r>
        <w:rPr/>
        <w:t>Cancer Genome Atlas (TCGA) is a larg</w:t>
      </w:r>
      <w:r>
        <w:rPr/>
        <w:t xml:space="preserve">e-scale, publicly available database that contains multi-omics molecular and clinical profiles </w:t>
      </w:r>
      <w:r>
        <w:rPr/>
        <w:t xml:space="preserve">for more than 20,000 primary malignancies and matched normal samples spanning 33 cancer types. </w:t>
      </w:r>
      <w:r>
        <w:rPr/>
        <w:t xml:space="preserve">TCGA enables comparative analysis between tumor and normal tissues, integrating high-throughput sequencing, gene expression and DNA methylation data for biomarker discovery and cancer research (The Cancer Genome Atlas Research Network., et al.). </w:t>
      </w:r>
    </w:p>
    <w:p>
      <w:pPr>
        <w:pStyle w:val="Normal"/>
        <w:ind w:hanging="10" w:left="-5"/>
        <w:rPr/>
      </w:pPr>
      <w:r>
        <w:rPr/>
        <w:t xml:space="preserve"> </w:t>
      </w:r>
      <w:r>
        <w:rPr/>
        <w:t xml:space="preserve">This microarray platform interrogates 485,512 CpG sites across the human genome, covering approximately 99% of RefSeq genes (Goldfarb, T. </w:t>
      </w:r>
      <w:r>
        <w:rPr>
          <w:i/>
          <w:iCs/>
        </w:rPr>
        <w:t>et al.</w:t>
      </w:r>
      <w:r>
        <w:rPr/>
        <w:t xml:space="preserve"> 2024) </w:t>
      </w:r>
      <w:ins w:id="0" w:author="Stavros Giannoukakos" w:date="2026-01-12T17:25:00Z">
        <w:r>
          <w:rPr/>
          <w:t xml:space="preserve">and  </w:t>
        </w:r>
      </w:ins>
      <w:r>
        <w:rPr/>
        <w:t xml:space="preserve">96% of CpG islands annotated on the UCSC genome database (Perez, G. </w:t>
      </w:r>
      <w:r>
        <w:rPr>
          <w:i/>
          <w:iCs/>
        </w:rPr>
        <w:t>et al.</w:t>
      </w:r>
      <w:r>
        <w:rPr/>
        <w:t xml:space="preserve"> 2024). The array uses two distinct probe chemistry designs consisting of </w:t>
      </w:r>
      <w:r>
        <w:rPr>
          <w:i/>
          <w:iCs/>
        </w:rPr>
        <w:t>Infinium Type I probes</w:t>
      </w:r>
      <w:r>
        <w:rPr/>
        <w:t xml:space="preserve">, which employ separate bead types for methylated and unmethylated loci with two-color fluorescent detection, and </w:t>
      </w:r>
      <w:r>
        <w:rPr>
          <w:i/>
          <w:iCs/>
        </w:rPr>
        <w:t>Infinium Type II probes</w:t>
      </w:r>
      <w:r>
        <w:rPr/>
        <w:t xml:space="preserve">, which measure both methylation states on a single bead type through differential fluorescence. This design strategy enables extensive coverage across functionally critical genomic regions including proximal promoters, gene bodies, 3’ untranslated regions and CpG island shores (Illumina Inc., 2012).  CpG island shores </w:t>
      </w:r>
      <w:r>
        <w:rPr/>
        <w:t xml:space="preserve">are </w:t>
      </w:r>
      <w:r>
        <w:rPr/>
        <w:t xml:space="preserve">genomic regions with low CpG density loacated up to 2 kilobases upstream or downstream of the CpG island boundaries </w:t>
      </w:r>
      <w:r>
        <w:rPr/>
        <w:t>(</w:t>
      </w:r>
      <w:r>
        <w:rPr/>
        <w:t>Irizarry et al, 2009)</w:t>
      </w:r>
      <w:r>
        <w:rPr/>
        <w:t xml:space="preserve">. </w:t>
      </w:r>
    </w:p>
    <w:p>
      <w:pPr>
        <w:pStyle w:val="Normal"/>
        <w:ind w:hanging="10" w:left="-5"/>
        <w:rPr/>
      </w:pPr>
      <w:r>
        <w:rPr/>
        <w:t xml:space="preserve"> </w:t>
      </w:r>
      <w:r>
        <w:rPr/>
        <w:t>Illumina HumanMethylation450 BeadChip measurements are converted to Beta-values, which quantify the methylation level on a CpG site as the ratio of the methylated probe intensity and the overall intensity (the total of methylated and unmethylated intensities). For a given CpG site i, the beta-value is defined as:</w:t>
      </w:r>
    </w:p>
    <w:p>
      <w:pPr>
        <w:pStyle w:val="Normal"/>
        <w:spacing w:lineRule="auto" w:line="240" w:before="0" w:after="198"/>
        <w:ind w:hanging="10" w:left="-5"/>
        <w:jc w:val="left"/>
        <w:rPr>
          <w:b/>
        </w:rPr>
      </w:pPr>
      <w:r>
        <w:rPr>
          <w:b/>
        </w:rPr>
      </w:r>
    </w:p>
    <w:p>
      <w:pPr>
        <w:pStyle w:val="Normal"/>
        <w:spacing w:lineRule="auto" w:line="240" w:before="0" w:after="198"/>
        <w:ind w:hanging="10" w:left="-5"/>
        <w:jc w:val="left"/>
        <w:rPr>
          <w:b/>
          <w:ins w:id="2" w:author="Stavros Giannoukakos" w:date="2026-01-12T17:34:00Z"/>
        </w:rPr>
      </w:pPr>
      <w:ins w:id="1" w:author="Stavros Giannoukakos" w:date="2026-01-12T17:34:00Z">
        <w:r>
          <w:rPr/>
          <w:drawing>
            <wp:inline distT="0" distB="0" distL="0" distR="0">
              <wp:extent cx="5943600" cy="1275715"/>
              <wp:effectExtent l="0" t="0" r="0" b="0"/>
              <wp:docPr id="2" name="Image2"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A black text on a white background&#10;&#10;AI-generated content may be incorrect."/>
                      <pic:cNvPicPr>
                        <a:picLocks noChangeAspect="1" noChangeArrowheads="1"/>
                      </pic:cNvPicPr>
                    </pic:nvPicPr>
                    <pic:blipFill>
                      <a:blip r:embed="rId3"/>
                      <a:stretch>
                        <a:fillRect/>
                      </a:stretch>
                    </pic:blipFill>
                    <pic:spPr bwMode="auto">
                      <a:xfrm>
                        <a:off x="0" y="0"/>
                        <a:ext cx="5943600" cy="1275715"/>
                      </a:xfrm>
                      <a:prstGeom prst="rect">
                        <a:avLst/>
                      </a:prstGeom>
                    </pic:spPr>
                  </pic:pic>
                </a:graphicData>
              </a:graphic>
            </wp:inline>
          </w:drawing>
        </w:r>
      </w:ins>
    </w:p>
    <w:p>
      <w:pPr>
        <w:pStyle w:val="Normal"/>
        <w:ind w:hanging="0" w:left="-15"/>
        <w:rPr/>
      </w:pPr>
      <w:r>
        <w:rPr/>
        <w:t xml:space="preserve">where </w:t>
      </w:r>
      <w:r>
        <w:rPr>
          <w:i/>
        </w:rPr>
        <w:t>y</w:t>
      </w:r>
      <w:r>
        <w:rPr>
          <w:i/>
          <w:vertAlign w:val="subscript"/>
        </w:rPr>
        <w:t>i,</w:t>
      </w:r>
      <w:r>
        <w:rPr>
          <w:vertAlign w:val="subscript"/>
        </w:rPr>
        <w:t xml:space="preserve">methy </w:t>
      </w:r>
      <w:r>
        <w:rPr/>
        <w:t xml:space="preserve">and </w:t>
      </w:r>
      <w:r>
        <w:rPr>
          <w:i/>
        </w:rPr>
        <w:t>y</w:t>
      </w:r>
      <w:r>
        <w:rPr>
          <w:i/>
          <w:vertAlign w:val="subscript"/>
        </w:rPr>
        <w:t>i,</w:t>
      </w:r>
      <w:r>
        <w:rPr>
          <w:vertAlign w:val="subscript"/>
        </w:rPr>
        <w:t xml:space="preserve">unmethy </w:t>
      </w:r>
      <w:r>
        <w:rPr/>
        <w:t xml:space="preserve">are the intensities measured by the </w:t>
      </w:r>
      <w:r>
        <w:rPr>
          <w:i/>
        </w:rPr>
        <w:t>i</w:t>
      </w:r>
      <w:r>
        <w:rPr>
          <w:vertAlign w:val="superscript"/>
        </w:rPr>
        <w:t xml:space="preserve">th </w:t>
      </w:r>
      <w:r>
        <w:rPr/>
        <w:t>methylated and unmethylated probes, respectively. The max function ensures that any negative values will be reset to 0. Illumina</w:t>
      </w:r>
    </w:p>
    <w:p>
      <w:pPr>
        <w:pStyle w:val="Normal"/>
        <w:ind w:hanging="0" w:left="-15"/>
        <w:rPr/>
      </w:pPr>
      <w:r>
        <w:rPr/>
        <w:t xml:space="preserve">recommends adding a constant offset </w:t>
      </w:r>
      <w:r>
        <w:rPr>
          <w:i/>
          <w:sz w:val="37"/>
          <w:vertAlign w:val="subscript"/>
        </w:rPr>
        <w:t xml:space="preserve">α </w:t>
      </w:r>
      <w:r>
        <w:rPr/>
        <w:t xml:space="preserve">(typically </w:t>
      </w:r>
      <w:r>
        <w:rPr>
          <w:i/>
          <w:sz w:val="37"/>
          <w:vertAlign w:val="subscript"/>
        </w:rPr>
        <w:t xml:space="preserve">α </w:t>
      </w:r>
      <w:r>
        <w:rPr/>
        <w:t>= 100) to the denominator to regularize Beta value when both methylated and unmethylated probe intensities are low (Du, P., Zhang, X., Huang, C.C. et al.</w:t>
      </w:r>
      <w:ins w:id="3" w:author="Stavros Giannoukakos" w:date="2026-01-12T12:57:00Z">
        <w:r>
          <w:rPr/>
          <w:t xml:space="preserve"> </w:t>
        </w:r>
      </w:ins>
      <w:r>
        <w:rPr/>
        <w:t>2010).</w:t>
      </w:r>
    </w:p>
    <w:p>
      <w:pPr>
        <w:pStyle w:val="Normal"/>
        <w:ind w:hanging="0" w:left="-15"/>
        <w:rPr/>
      </w:pPr>
      <w:r>
        <w:rPr/>
        <w:t xml:space="preserve">The final output is a Beta-value array, where the rows represent each CpG site and the columns each sample of the dataset. Beta-values of the array range from 0 to 1, where 0 indicates complete absence of methylation, while a value of 1 shows complete methylation of a given CpG site on a specific sample. </w:t>
      </w:r>
    </w:p>
    <w:p>
      <w:pPr>
        <w:pStyle w:val="Normal"/>
        <w:ind w:hanging="0" w:left="-15"/>
        <w:rPr/>
      </w:pPr>
      <w:r>
        <w:rPr/>
      </w:r>
    </w:p>
    <w:p>
      <w:pPr>
        <w:pStyle w:val="Heading3"/>
        <w:rPr/>
      </w:pPr>
      <w:r>
        <w:rPr/>
        <w:t>1.3</w:t>
        <w:tab/>
        <w:t>MiRNAs, DNA methylation and their key role in cancer.</w:t>
      </w:r>
    </w:p>
    <w:p>
      <w:pPr>
        <w:pStyle w:val="Normal"/>
        <w:ind w:hanging="10" w:left="-5"/>
        <w:rPr/>
      </w:pPr>
      <w:r>
        <w:rPr/>
        <w:t>MicroRNAs (miRNAs) are small non-coding RNA sequences, approximately 22 nucleotides in length, that regulate gene expression at a post-transcriptional level (</w:t>
      </w:r>
      <w:r>
        <w:rPr>
          <w:rFonts w:eastAsia="Times New Roman" w:cs="Times New Roman" w:ascii="Times New Roman" w:hAnsi="Times New Roman"/>
          <w:color w:val="auto"/>
          <w:kern w:val="0"/>
        </w:rPr>
        <w:t>Bartel, 2009)</w:t>
      </w:r>
      <w:r>
        <w:rPr/>
        <w:t>.</w:t>
      </w:r>
      <w:ins w:id="4" w:author="Stavros Giannoukakos" w:date="2026-01-12T17:41:00Z">
        <w:r>
          <w:rPr/>
          <w:t xml:space="preserve"> </w:t>
        </w:r>
      </w:ins>
      <w:r>
        <w:rPr/>
        <w:t>More precisely, through sequence-specific binding to the complementary sites in 3’ untranslated regions of the target mRNA, miRNAs induce mRNA degradation and translational repression (Huntzinger &amp; Izaurralde, 2011). In the context of cancer, miRNAs can act as tumor suppressors or oncogenes depending on the gene they are targeting (</w:t>
      </w:r>
      <w:r>
        <w:rPr>
          <w:rFonts w:eastAsia="Times New Roman" w:cs="Times New Roman" w:ascii="Times New Roman" w:hAnsi="Times New Roman"/>
          <w:color w:val="auto"/>
          <w:kern w:val="0"/>
        </w:rPr>
        <w:t>Peng &amp; Croce, 2016</w:t>
      </w:r>
      <w:r>
        <w:rPr/>
        <w:t>).</w:t>
      </w:r>
    </w:p>
    <w:p>
      <w:pPr>
        <w:pStyle w:val="Normal"/>
        <w:ind w:hanging="10" w:left="-5"/>
        <w:rPr/>
      </w:pPr>
      <w:r>
        <w:rPr/>
        <w:t>The expression of miRNAs is highly regulated by epigenetic mechanisms, with DNA methylation being one of the most critical factors in controlling miRNA transcription. DNA methylation patterns in CpG islands within miRNA genes are frequently observed in cancer. Specifically, hypermethylation of CpG islands within miRNA genes can lead to the silencing of tumor suppressor miRNAs, while hypomethylation is linked with activation or overexpression of oncogenic miRNAs, therefore contributing to carcinogenesis, cancer progression and resistance to therapy (</w:t>
      </w:r>
      <w:r>
        <w:rPr>
          <w:rFonts w:eastAsia="Times New Roman" w:cs="Times New Roman" w:ascii="Calibri" w:hAnsi="Calibri"/>
          <w:color w:val="auto"/>
          <w:kern w:val="0"/>
        </w:rPr>
        <w:t>Lopez-Serra &amp; Esteller, 2011)</w:t>
      </w:r>
      <w:r>
        <w:rPr>
          <w:rFonts w:ascii="Calibri" w:hAnsi="Calibri"/>
        </w:rPr>
        <w:t>.</w:t>
      </w:r>
    </w:p>
    <w:p>
      <w:pPr>
        <w:pStyle w:val="Heading3"/>
        <w:rPr/>
      </w:pPr>
      <w:r>
        <w:rPr/>
        <w:t>1.</w:t>
      </w:r>
      <w:r>
        <w:rPr/>
        <w:t>4</w:t>
      </w:r>
      <w:r>
        <w:rPr/>
        <w:tab/>
        <w:t xml:space="preserve">MiRNA </w:t>
      </w:r>
      <w:r>
        <w:rPr/>
        <w:t>promoters</w:t>
      </w:r>
      <w:r>
        <w:rPr/>
        <w:t>, DNA methylation and their key role in cancer.</w:t>
      </w:r>
    </w:p>
    <w:p>
      <w:pPr>
        <w:pStyle w:val="Normal"/>
        <w:rPr/>
      </w:pPr>
      <w:r>
        <w:rPr/>
        <w:t xml:space="preserve">MiRNA promoters are regulatory DNA sequences typically located 1,000 base pairs upstream of miRNA gene bodies, extending approximately 100-200 base pairs downstream of the transcription start site (TSS) of the miRNA </w:t>
      </w:r>
      <w:r>
        <w:rPr/>
        <w:t>(</w:t>
      </w:r>
      <w:r>
        <w:rPr/>
        <w:t>Corcoran et al., 2009)</w:t>
      </w:r>
      <w:r>
        <w:rPr/>
        <w:t xml:space="preserve">. </w:t>
      </w:r>
      <w:r>
        <w:rPr/>
        <w:t xml:space="preserve">These promoters share structural similarities with protein-coding gene promoters, including the presence of core promoter elements such as TATA boxes, CCAAT boxes, and CpG islands spanning 300-3000 bp, which </w:t>
      </w:r>
      <w:r>
        <w:rPr/>
        <w:t xml:space="preserve">work as binding locations for transcriptional proteins </w:t>
      </w:r>
      <w:r>
        <w:rPr/>
        <w:t>(Ozsolak et al., 2008</w:t>
      </w:r>
      <w:r>
        <w:rPr/>
        <w:t>).</w:t>
      </w:r>
    </w:p>
    <w:p>
      <w:pPr>
        <w:pStyle w:val="Normal"/>
        <w:rPr/>
      </w:pPr>
      <w:r>
        <w:rPr/>
        <w:t>T</w:t>
      </w:r>
      <w:r>
        <w:rPr/>
        <w:t xml:space="preserve">he dysregulation of miRNA promoter activity plays a crucial role in cancer development and progression. Aberrant hypermethylation of CpG islands within miRNA promoter regions leads to transcriptional silencing of tumor suppressor miRNAs, preventing their expression and </w:t>
      </w:r>
      <w:r>
        <w:rPr/>
        <w:t>thus enabling</w:t>
      </w:r>
      <w:r>
        <w:rPr/>
        <w:t xml:space="preserve"> oncogenic pathways </w:t>
      </w:r>
      <w:r>
        <w:rPr/>
        <w:t>(</w:t>
      </w:r>
      <w:r>
        <w:rPr/>
        <w:t xml:space="preserve">Lujambio et al., 2008). </w:t>
      </w:r>
      <w:r>
        <w:rPr/>
        <w:t>The h</w:t>
      </w:r>
      <w:r>
        <w:rPr/>
        <w:t>ypomethylation of oncogenic miRNA promoters results in their overexpression, promoting cancer cell proliferation, survival, and metastasis. Additionally, mutations in transcription factor binding sites within miRNA promoters and alterations in the activity of transcriptional regulators further contribute to the dysregulated miRNA expression profiles observed across various cancer types (Di Leva et al., 2014).</w:t>
      </w:r>
    </w:p>
    <w:p>
      <w:pPr>
        <w:pStyle w:val="Heading3"/>
        <w:rPr/>
      </w:pPr>
      <w:r>
        <w:rPr/>
        <w:t>1.</w:t>
      </w:r>
      <w:r>
        <w:rPr/>
        <w:t>5</w:t>
      </w:r>
      <w:r>
        <w:rPr/>
        <w:tab/>
        <w:t>Research Objective</w:t>
      </w:r>
    </w:p>
    <w:p>
      <w:pPr>
        <w:pStyle w:val="Normal"/>
        <w:ind w:hanging="10" w:left="-5"/>
        <w:rPr/>
      </w:pPr>
      <w:r>
        <w:rPr/>
        <w:t xml:space="preserve">The primary objective of this thesis is to investigate how DNA methylation patterns differ within miRNA gene regions across various types of cancer by performing a genome-wide analysis utilizing data from the TCGA database. More precisely, this research aims to identify </w:t>
      </w:r>
      <w:r>
        <w:rPr/>
        <w:t>differentially methylated CpG islands (DMC)</w:t>
      </w:r>
      <w:r>
        <w:rPr/>
        <w:t xml:space="preserve"> and </w:t>
      </w:r>
      <w:r>
        <w:rPr/>
        <w:t>differentially methylayted regions (</w:t>
      </w:r>
      <w:r>
        <w:rPr/>
        <w:t>DMR</w:t>
      </w:r>
      <w:r>
        <w:rPr/>
        <w:t>)</w:t>
      </w:r>
      <w:r>
        <w:rPr/>
        <w:t xml:space="preserve"> within miRNA gene loci by comparing cancerous to normal tissue samples. </w:t>
      </w:r>
      <w:r>
        <w:rPr/>
        <w:t>A DMC represents an individual CpG site in the genome with a statistically significant change in DNA methylation levels between two or more sample groups, such as tumor versus normal tissue. A DMR is a contiguous genomic region that contains multiple CpG islands that collectively display a consistent and statistically significant alteration in DNA methylation between two or more groups. (Maksimovic et all, 2016)</w:t>
      </w:r>
    </w:p>
    <w:p>
      <w:pPr>
        <w:pStyle w:val="Normal"/>
        <w:ind w:hanging="10" w:left="-5"/>
        <w:rPr/>
      </w:pPr>
      <w:r>
        <w:rPr/>
        <w:t xml:space="preserve">By applying comprehensive methylation profiling with miRNA gene annotations, </w:t>
      </w:r>
      <w:del w:id="5" w:author="Stavros Giannoukakos" w:date="2026-01-13T16:19:00Z">
        <w:r>
          <w:rPr/>
          <w:delText xml:space="preserve"> </w:delText>
        </w:r>
      </w:del>
      <w:r>
        <w:rPr/>
        <w:t xml:space="preserve">this analysis seeks to characterize patterns of hypermethylation and hypomethylation affecting miRNA genes across different cancers. Through this approach, the study aims to highlight miRNAs whose altered methylation status may be associated with cancer initiation and progression. </w:t>
      </w:r>
    </w:p>
    <w:p>
      <w:pPr>
        <w:pStyle w:val="Normal"/>
        <w:ind w:hanging="10" w:left="-5"/>
        <w:rPr/>
      </w:pPr>
      <w:r>
        <w:rPr/>
        <w:t>Overall, this work provides a systematic framework for exploring miRNA-associated DNA methylation changes in cancer and contributes to the understanding of their potential relevance as candidate epigenetic biomarkers and therapeutic targets.</w:t>
      </w:r>
    </w:p>
    <w:p>
      <w:pPr>
        <w:pStyle w:val="Normal"/>
        <w:rPr/>
      </w:pPr>
      <w:r>
        <w:rPr/>
      </w:r>
    </w:p>
    <w:p>
      <w:pPr>
        <w:pStyle w:val="Heading1"/>
        <w:rPr/>
      </w:pPr>
      <w:r>
        <w:rPr/>
        <w:t>Materials and Methods</w:t>
      </w:r>
    </w:p>
    <w:p>
      <w:pPr>
        <w:pStyle w:val="Heading3"/>
        <w:numPr>
          <w:ilvl w:val="0"/>
          <w:numId w:val="2"/>
        </w:numPr>
        <w:rPr/>
      </w:pPr>
      <w:r>
        <w:rPr/>
        <w:t>Data acquisition and preprocessing</w:t>
      </w:r>
    </w:p>
    <w:p>
      <w:pPr>
        <w:pStyle w:val="Normal"/>
        <w:spacing w:before="0" w:after="453"/>
        <w:rPr/>
      </w:pPr>
      <w:r>
        <w:rPr/>
        <w:t>The data used in this methylation analysis were acquired from the TCGA database.  The entire analysis was performed using R, version 4.4.3.   The package TCGAbiolinks (v2.34.1) was utilized to retrieve DNA methylation data for all available cancer types in the database. More specifically, methylation beta values generated from the Illumina Human Methylation 450K platform were downloaded and prepared using the GDCquery, GDCdownload, and GDCprepare functions. Then, detailed preprocessing was performed to ensure data integrity. More precisely, t</w:t>
      </w:r>
      <w:r>
        <w:rPr/>
        <w:t>i</w:t>
      </w:r>
      <w:r>
        <w:rPr/>
        <w:t xml:space="preserve">ssue-type annotations were standardized and only samples classified as “Solid Tissue Normal” or “Primary Solid Tumor” were retained for the analysis. </w:t>
      </w:r>
      <w:r>
        <w:rPr/>
        <w:t xml:space="preserve">Clinical data, including </w:t>
      </w:r>
      <w:r>
        <w:rPr/>
        <w:t xml:space="preserve">patient </w:t>
      </w:r>
      <w:r>
        <w:rPr/>
        <w:t xml:space="preserve">age and the sex, </w:t>
      </w:r>
      <w:r>
        <w:rPr/>
        <w:t>and</w:t>
      </w:r>
      <w:r>
        <w:rPr/>
        <w:t xml:space="preserve"> the tissue type were downloaded and then summarized to derive descriptive statistics. These statistics included </w:t>
      </w:r>
      <w:r>
        <w:rPr/>
        <w:t>patient’s</w:t>
      </w:r>
      <w:r>
        <w:rPr/>
        <w:t xml:space="preserve"> average age, gender distribution and tumor vs. normal sample distribution for each sample group.</w:t>
      </w:r>
    </w:p>
    <w:p>
      <w:pPr>
        <w:pStyle w:val="Heading3"/>
        <w:numPr>
          <w:ilvl w:val="0"/>
          <w:numId w:val="2"/>
        </w:numPr>
        <w:rPr/>
      </w:pPr>
      <w:r>
        <w:rPr/>
        <w:t>Quality control, probe filtering and exploratory analysis.</w:t>
      </w:r>
    </w:p>
    <w:p>
      <w:pPr>
        <w:pStyle w:val="Normal"/>
        <w:rPr/>
      </w:pPr>
      <w:r>
        <w:rPr/>
        <w:t>The next step was to perform an exploratory analysis to assess data quality and potential cofounding factors. Pearson’s chi-square test was utilized to evaluate whether the distribution of tumor versus normal samples differed between male and female patients. Welch’s t-test was used to compare global mean DNA methylation levels between male and female patients. The results of the latter are visualized by boxplots while beta value distributions were assessed using density plots stratified by sample type. Finally, sample clustering was evaluated using multidimensional scaling (MDS).</w:t>
      </w:r>
    </w:p>
    <w:p>
      <w:pPr>
        <w:pStyle w:val="Normal"/>
        <w:rPr/>
      </w:pPr>
      <w:r>
        <w:rPr/>
        <w:t xml:space="preserve">Moreover, probe filtering was applied using </w:t>
      </w:r>
      <w:r>
        <w:rPr>
          <w:i/>
          <w:iCs/>
        </w:rPr>
        <w:t>sesame (v1.24.0)</w:t>
      </w:r>
      <w:r>
        <w:rPr/>
        <w:t xml:space="preserve"> quality control metrics, which removed   probes flagged for poor mapping, SNP overlap, or repetitive sequences, taking into consideration only canonical CpG probes. Also, probes located on sex chromosomes were excluded to eliminate sex-specific methylation effects, as well as probes with missing values across any samples to ensure complete data matrices.</w:t>
      </w:r>
    </w:p>
    <w:p>
      <w:pPr>
        <w:pStyle w:val="Normal"/>
        <w:spacing w:before="0" w:after="453"/>
        <w:rPr/>
      </w:pPr>
      <w:r>
        <w:rPr/>
        <w:t>After probe filtering, the overall distribution of CpG methylation was re-evaluated and the relationship between the samples was visualized. More precisely, the density of beta values for tumor and normal samples in the filtered probes in comparison to their overall methylation distribution was visualized by density plots, whereas MDS plots were utilized to determine whether tumor and normal samples are globally separated according to their methylation profiles.</w:t>
      </w:r>
    </w:p>
    <w:p>
      <w:pPr>
        <w:pStyle w:val="Heading3"/>
        <w:numPr>
          <w:ilvl w:val="0"/>
          <w:numId w:val="2"/>
        </w:numPr>
        <w:rPr/>
      </w:pPr>
      <w:r>
        <w:rPr/>
        <w:t>Differential methylation analysis on individual CpG sites (DMC).</w:t>
      </w:r>
    </w:p>
    <w:p>
      <w:pPr>
        <w:pStyle w:val="Normal"/>
        <w:rPr/>
      </w:pPr>
      <w:r>
        <w:rPr/>
        <w:t xml:space="preserve">The differential methylation analysis of single DMC was conducted by using the </w:t>
      </w:r>
      <w:r>
        <w:rPr>
          <w:i/>
          <w:iCs/>
        </w:rPr>
        <w:t>TCGAanalyze_DMC()</w:t>
      </w:r>
      <w:r>
        <w:rPr/>
        <w:t xml:space="preserve"> function from the </w:t>
      </w:r>
      <w:r>
        <w:rPr>
          <w:i/>
          <w:iCs/>
        </w:rPr>
        <w:t xml:space="preserve">TCGAbiolinks(v2.34.1) </w:t>
      </w:r>
      <w:r>
        <w:rPr/>
        <w:t>package. For each CpG site, this function compares the beta-values between primary tumor and normal tissue groups and assesses the statistical significance using the Wilcoxon rank-sum test, a non-parametric method used for comparing methylation data that may not follow normal distributions. Multiple testing correction using the Benjamini-Hochberg false discovery rate method was also applied. CpG sites were considered differentially methylated if they met a p-value threshold of 0.05 as well as an absolute difference in mean beta values of at least 0.1 between normal and tumor tissue samples. CpG sites that acquired a value greater than 0.1 were classified as hypermethylated, whereas the ones with a value less than -0.1 were considered hypomethylated in tumor samples relatively to normal ones. All significant CpG sites were annotated with their genomic coordinates and official gene symbols and were visualized in volcano plots showing methylation status (</w:t>
      </w:r>
      <w:r>
        <w:rPr>
          <w:lang w:val="el-GR"/>
        </w:rPr>
        <w:t>Δβ</w:t>
      </w:r>
      <w:r>
        <w:rPr/>
        <w:t>) against statistical significance (-log10 FDR).</w:t>
      </w:r>
    </w:p>
    <w:p>
      <w:pPr>
        <w:pStyle w:val="Normal"/>
        <w:spacing w:before="0" w:after="453"/>
        <w:rPr/>
      </w:pPr>
      <w:r>
        <w:rPr/>
        <w:t xml:space="preserve">The analysis continues with the identification of differentially methylated CpG probes that overlap with miRNA gene loci. In this part, a miRNA gene annotation BED file was imported and converted to </w:t>
      </w:r>
      <w:r>
        <w:rPr>
          <w:i/>
          <w:iCs/>
        </w:rPr>
        <w:t>GRanges</w:t>
      </w:r>
      <w:r>
        <w:rPr/>
        <w:t xml:space="preserve"> object and the CpG probes tested were extracted from the DMC results. The function used to detect overlaps between probe ranges and miRNA coordinates was </w:t>
      </w:r>
      <w:r>
        <w:rPr>
          <w:i/>
          <w:iCs/>
        </w:rPr>
        <w:t>FindOverlaps</w:t>
      </w:r>
      <w:r>
        <w:rPr/>
        <w:t xml:space="preserve"> and the resulting table, which included the overlapping probe IDs, genomic ranges, mean beta values for tumor and normal, FDR and methylation status, was produced. Additionally, a volcano plot was produced, visualizing the differentially methylated CpGs in the miRNA genes.</w:t>
      </w:r>
    </w:p>
    <w:p>
      <w:pPr>
        <w:pStyle w:val="Heading3"/>
        <w:numPr>
          <w:ilvl w:val="0"/>
          <w:numId w:val="2"/>
        </w:numPr>
        <w:rPr/>
      </w:pPr>
      <w:r>
        <w:rPr/>
        <w:t>Differentially methylated regions discovery and analysis (DMR).</w:t>
      </w:r>
    </w:p>
    <w:p>
      <w:pPr>
        <w:pStyle w:val="Normal"/>
        <w:ind w:hanging="10" w:left="-5"/>
        <w:rPr/>
      </w:pPr>
      <w:r>
        <w:rPr/>
        <w:t>Differentially methylated regions were identified using the DMRcate package(v3.2.1)</w:t>
      </w:r>
      <w:r>
        <w:rPr>
          <w:rStyle w:val="annotationreference"/>
        </w:rPr>
        <w:t xml:space="preserve">, </w:t>
      </w:r>
      <w:r>
        <w:rPr>
          <w:rStyle w:val="annotationreference"/>
          <w:sz w:val="24"/>
          <w:szCs w:val="24"/>
        </w:rPr>
        <w:t>which</w:t>
      </w:r>
      <w:r>
        <w:rPr>
          <w:rStyle w:val="annotationreference"/>
          <w:sz w:val="22"/>
          <w:szCs w:val="22"/>
        </w:rPr>
        <w:t xml:space="preserve"> </w:t>
      </w:r>
      <w:r>
        <w:rPr/>
        <w:t xml:space="preserve">detects contiguous genomic regions that show coordinated differences between tumor and normal samples. Firstly, a phenotype factor was built indicating both Solid Tissue Normal and Primary Solid Tumor samples and was used to construct a design matrix for the tumor-normal comparison. Additionally, with the aim of comparing the methylation differences at probe-level between the two sample groups, a comparison matrix was defined using </w:t>
      </w:r>
      <w:r>
        <w:rPr>
          <w:i/>
          <w:iCs/>
        </w:rPr>
        <w:t>makeContrasts</w:t>
      </w:r>
      <w:r>
        <w:rPr/>
        <w:t>.</w:t>
      </w:r>
    </w:p>
    <w:p>
      <w:pPr>
        <w:pStyle w:val="Normal"/>
        <w:ind w:hanging="0" w:left="-15"/>
        <w:rPr/>
      </w:pPr>
      <w:r>
        <w:rPr/>
        <w:t xml:space="preserve">A </w:t>
      </w:r>
      <w:r>
        <w:rPr>
          <w:i/>
          <w:iCs/>
        </w:rPr>
        <w:t>GenomicRatioSet</w:t>
      </w:r>
      <w:r>
        <w:rPr/>
        <w:t xml:space="preserve"> object by minfi (v1.52.1), a </w:t>
      </w:r>
      <w:r>
        <w:rPr>
          <w:i/>
          <w:iCs/>
        </w:rPr>
        <w:t>Bioconductor</w:t>
      </w:r>
      <w:r>
        <w:rPr/>
        <w:t xml:space="preserve"> class that combines methylation values with genomic coordinates and sample metadata, was constructed using the filtered methylation data. More precisely, the object was built by combining the beta values matrix, the genomic ranges of each CpG probe and the corresponding sample phenotype data. The annotation was set to the Illumina HumanMethylation450K platform with the ilmn12.hg19 manifest, which provided probe-level genomic coordinates and gene annotations based on the hg19 human reference genome.</w:t>
      </w:r>
    </w:p>
    <w:p>
      <w:pPr>
        <w:pStyle w:val="Normal"/>
        <w:ind w:hanging="0" w:left="-15"/>
        <w:rPr/>
      </w:pPr>
      <w:r>
        <w:rPr/>
        <w:t xml:space="preserve">Statistics were later calculated at probe level using the </w:t>
      </w:r>
      <w:r>
        <w:rPr>
          <w:i/>
          <w:iCs/>
        </w:rPr>
        <w:t>cpg.annotate</w:t>
      </w:r>
      <w:r>
        <w:rPr/>
        <w:t xml:space="preserve"> function from DMRcate(v3.2.1), which analyzed beta values from the IlluminaHumanMethylation450k array and performed differential methylation analysis between tumor and normal samples. To specify the comparison between normal and tumor samples, the previously constructed matrices were utilized. At this step, linear models were fitted to each CpG site using the limma package (v3.62.2) (</w:t>
      </w:r>
      <w:r>
        <w:rPr>
          <w:rFonts w:eastAsia="Times New Roman" w:cs="Times New Roman" w:ascii="Times New Roman" w:hAnsi="Times New Roman"/>
          <w:color w:val="auto"/>
          <w:kern w:val="0"/>
        </w:rPr>
        <w:t xml:space="preserve">Ritchie </w:t>
      </w:r>
      <w:r>
        <w:rPr>
          <w:rFonts w:eastAsia="Times New Roman" w:cs="Times New Roman" w:ascii="Times New Roman" w:hAnsi="Times New Roman"/>
          <w:i/>
          <w:iCs/>
          <w:color w:val="auto"/>
          <w:kern w:val="0"/>
        </w:rPr>
        <w:t>et al.</w:t>
      </w:r>
      <w:r>
        <w:rPr>
          <w:rFonts w:eastAsia="Times New Roman" w:cs="Times New Roman" w:ascii="Times New Roman" w:hAnsi="Times New Roman"/>
          <w:color w:val="auto"/>
          <w:kern w:val="0"/>
        </w:rPr>
        <w:t xml:space="preserve"> 2015</w:t>
      </w:r>
      <w:r>
        <w:rPr/>
        <w:t>) and the statistical significance was calculated with moderated t-statistics.</w:t>
      </w:r>
    </w:p>
    <w:p>
      <w:pPr>
        <w:pStyle w:val="Normal"/>
        <w:ind w:hanging="0" w:left="-15"/>
        <w:rPr/>
      </w:pPr>
      <w:r>
        <w:rPr/>
        <w:t>The next step was to extract the statistically significant regions and classify them as hypermethylated or hypomethylated based on the sign of their median methylation difference (median Δβ). Volcano plots were then generated to summarize the relationship between effect size and statistical significance (-log10 FDR) across all regions. Finally, summary counts of hypermethylated, hypomethylated and total DMRs were obtained for each cancer type.</w:t>
      </w:r>
    </w:p>
    <w:p>
      <w:pPr>
        <w:pStyle w:val="Normal"/>
        <w:ind w:hanging="0" w:left="-15"/>
        <w:rPr/>
      </w:pPr>
      <w:r>
        <w:rPr/>
        <w:t xml:space="preserve">Next, the analysis continues with the identification of DMRs that overlap with known miRNA genes. The DMR genomic coordinates were converted into a GRanges object and miRNA gene annotations were imported from a BED file. Overlaps between DMRs and miRNA genes were identified with the </w:t>
      </w:r>
      <w:r>
        <w:rPr>
          <w:i/>
          <w:iCs/>
        </w:rPr>
        <w:t>findOverlaps</w:t>
      </w:r>
      <w:r>
        <w:rPr/>
        <w:t xml:space="preserve"> function and merged with the DMR results table, keeping only those DMRs that overlapped with at least one miRNA gene. The final output file included the DMR identifiers, overlapping miRNA genes, genomic coordinates, length and number of CpG probes, FDR, median and methylation status classification. Additionally, a volcano plot was generated to visualize the results.</w:t>
      </w:r>
    </w:p>
    <w:p>
      <w:pPr>
        <w:pStyle w:val="Normal"/>
        <w:ind w:hanging="0" w:left="-15"/>
        <w:rPr/>
      </w:pPr>
      <w:r>
        <w:rPr/>
      </w:r>
    </w:p>
    <w:p>
      <w:pPr>
        <w:pStyle w:val="Heading3"/>
        <w:rPr/>
      </w:pPr>
      <w:r>
        <w:rPr/>
        <w:t>6. Coordinate-Based Identification of overlapping DMRs across different cancer types and miRNAs.</w:t>
      </w:r>
    </w:p>
    <w:p>
      <w:pPr>
        <w:pStyle w:val="Normal"/>
        <w:rPr/>
      </w:pPr>
      <w:r>
        <w:rPr/>
        <w:t>To identify DMRs that are consistent across multiple types of cancer and overlap with miRNA gene bodies, we employed  a custom R script (v.4.4.3) using the dplyr (v.1.1.4), ggplot2 (v. 3.5.1), and pheatmap (v.1.0.12) packages. For each cancer type, significant DMRs located within miRNA gene regions were extracted from the previous analysis, retaining only the ones with a significant methylation status and excluding those with a “ Not Significant ” status.</w:t>
      </w:r>
    </w:p>
    <w:p>
      <w:pPr>
        <w:pStyle w:val="Normal"/>
        <w:ind w:hanging="0" w:left="10"/>
        <w:rPr/>
      </w:pPr>
      <w:r>
        <w:rPr/>
        <w:t>Quality control was then applied to each dataset to remove entries with missing values such as wrong or missing genomic coordinates. The filtered coordinates of hypermethylated or hypomethylated DMRs from each cancer type were then merged into a unified dataset, preserving metadata including cancer type, DMR index, associated miRNA and methylation status.</w:t>
      </w:r>
    </w:p>
    <w:p>
      <w:pPr>
        <w:pStyle w:val="Normal"/>
        <w:rPr/>
      </w:pPr>
      <w:r>
        <w:rPr/>
        <w:t>To identify DMRs with identical genomic locations across multiple cancers, unique genomic coordinate identifiers were generated for each DMR which included the chromosome, starting position and ending position. DMRs sharing the same genomic coordinates were grouped across all cancer types and only the ones present in 2 or more cancers were retained for more analysis.</w:t>
      </w:r>
    </w:p>
    <w:p>
      <w:pPr>
        <w:pStyle w:val="Normal"/>
        <w:rPr/>
      </w:pPr>
      <w:r>
        <w:rPr/>
        <w:t>For each DMR present in 2 or more cancers, the directionality of methylation was evaluated to determine concordance. DMRs were classified as “All hypermethylated” when all DMR appearances in multiple cancers exhibited hypermethylation, “All hypomethylated” when all instances displayed hypomethylation and “Discordant” when the directions of methylation were mixed. A matrix was then constructed with miRNAs as rows and cancer types as columns  where each entry represented the count of unique DMRs overlapping with miRNA gene bodies in different cancer types.</w:t>
      </w:r>
    </w:p>
    <w:p>
      <w:pPr>
        <w:pStyle w:val="Normal"/>
        <w:rPr/>
      </w:pPr>
      <w:r>
        <w:rPr/>
        <w:t>For each miRNA we calculated the number of concordant DMRs across all cancer types, the number of hypermethylated and hypomethylated DMRs, and the number of specific cancer types affected.</w:t>
      </w:r>
    </w:p>
    <w:p>
      <w:pPr>
        <w:pStyle w:val="Normal"/>
        <w:rPr/>
      </w:pPr>
      <w:r>
        <w:rPr/>
        <w:t>Moreover, statistical visualizations were generated using ggplot2 (v. 3.5.1) such as bar plots displaying the frequency distribution of DMRs by number of cancer types, top 20 miRNAs by total concordant DMR count, chromosomal distribution of concordant DMRs and lastly, the total number of DMRs per cancer type. The top 50 miRNAs by total number of DMRs  were visualized with a heatmap using pheatmap (v.1.0.12). The heatmap color scale ranged from white, meaning no DMRs, to dark red, showing the maximum amount of DMRs, to visualize the intensity and pattern of DMR occurrences.</w:t>
      </w:r>
    </w:p>
    <w:p>
      <w:pPr>
        <w:pStyle w:val="Normal"/>
        <w:rPr/>
      </w:pPr>
      <w:r>
        <w:rPr/>
      </w:r>
    </w:p>
    <w:p>
      <w:pPr>
        <w:pStyle w:val="Heading1"/>
        <w:rPr/>
      </w:pPr>
      <w:r>
        <w:rPr/>
        <w:t>RESULTS</w:t>
      </w:r>
    </w:p>
    <w:p>
      <w:pPr>
        <w:pStyle w:val="Heading3"/>
        <w:rPr/>
      </w:pPr>
      <w:r>
        <w:rPr/>
        <w:t>3.1 Data selection.</w:t>
      </w:r>
    </w:p>
    <w:p>
      <w:pPr>
        <w:pStyle w:val="Normal"/>
        <w:spacing w:before="0" w:after="453"/>
        <w:ind w:hanging="10" w:left="-5"/>
        <w:rPr/>
      </w:pPr>
      <w:r>
        <w:rPr/>
        <w:t>The data used in this research was acquired from the TCGA database, which offers methylation beta-values for 33 different types of cancer. However, in this thesis only 22 types were studied. The exclusion of 11 datasets was due to missing values and thus incompleteness. Some notable examples of incomplete datasets include DLBC (Diffuse Large B-cell Lymphoma), MESO (Mesothelioma), UVM (Uveal Melanoma) and TGCT (Testicular Germ Cell Tumors) datasets, which lacked normal tissue samples, a critical component of the comparative methylation analysis. Moreover, the remaining excluded datasets exhibited other limitations such as insufficient methylation data, inadequate sample sizes, or missing clinical annotations. Therefore, to ensure the quality of the data and analysis, only the 22 types of cancer with both tumor and normal samples and complete methylation profiles were retained for this study.</w:t>
      </w:r>
    </w:p>
    <w:p>
      <w:pPr>
        <w:pStyle w:val="Heading3"/>
        <w:rPr/>
      </w:pPr>
      <w:r>
        <w:rPr/>
        <w:t>3.2 Paired vs. Unpaired analysis</w:t>
      </w:r>
    </w:p>
    <w:p>
      <w:pPr>
        <w:pStyle w:val="Normal"/>
        <w:ind w:hanging="10" w:left="-5"/>
        <w:rPr/>
      </w:pPr>
      <w:r>
        <w:rPr/>
        <w:t>The initial purpose of this research was to apply paired statistical testing, where both the tumor and the normal tissue samples stem from the same patient. Paired analysis is commonly utilized in cancer methylation studies as it uses each patient as their own control and thus, increasing statistical accuracy due to the decrease of environmental and genetic factors. However, while conducting the methylation analysis, significant limitations in paired samples in the TCGA datasets were observed, leading to data with low significance. Thus, unpaired analysis was employed, which entails the comparison between independent tumor and normal tissue samples originating from two different groups. This type of analysis is consistent with big-scale TCGA methylation studies and maximizes statistical power by utilizing the whole dataset while ensuring adequate sample sizes for reliable methylation detection. (Brorson et al. 2022)</w:t>
      </w:r>
    </w:p>
    <w:p>
      <w:pPr>
        <w:pStyle w:val="Normal"/>
        <w:ind w:hanging="10" w:left="-5"/>
        <w:rPr/>
      </w:pPr>
      <w:r>
        <w:rPr/>
      </w:r>
    </w:p>
    <w:p>
      <w:pPr>
        <w:pStyle w:val="Heading3"/>
        <w:rPr/>
      </w:pPr>
      <w:r>
        <w:rPr/>
        <w:t>3.3 Overview of data and visualizations.</w:t>
      </w:r>
    </w:p>
    <w:p>
      <w:pPr>
        <w:pStyle w:val="Normal"/>
        <w:spacing w:before="0" w:after="328"/>
        <w:ind w:hanging="10" w:left="-5"/>
        <w:rPr/>
      </w:pPr>
      <w:r>
        <w:rPr/>
        <w:t>The first step in the research was to apply the differential methylation analysis script to 22 of the 33 cancer types in the TCGA database. We used methylation beta values of tumor and normal samples that derived from the Illumina Methylation 450K array.</w:t>
      </w:r>
    </w:p>
    <w:p>
      <w:pPr>
        <w:pStyle w:val="Normal"/>
        <w:spacing w:lineRule="auto" w:line="240" w:before="0" w:after="198"/>
        <w:ind w:hanging="0" w:left="0"/>
        <w:jc w:val="left"/>
        <w:rPr>
          <w:b/>
        </w:rPr>
      </w:pPr>
      <w:r>
        <w:rPr>
          <w:b/>
        </w:rPr>
        <w:t>The differential methylation analysis produced seven plots:</w:t>
      </w:r>
    </w:p>
    <w:p>
      <w:pPr>
        <w:pStyle w:val="Normal"/>
        <w:numPr>
          <w:ilvl w:val="0"/>
          <w:numId w:val="3"/>
        </w:numPr>
        <w:ind w:firstLine="351" w:left="10"/>
        <w:rPr/>
      </w:pPr>
      <w:r>
        <w:rPr/>
        <w:t>a global mean methylation by sex box plot</w:t>
      </w:r>
    </w:p>
    <w:p>
      <w:pPr>
        <w:pStyle w:val="Normal"/>
        <w:numPr>
          <w:ilvl w:val="0"/>
          <w:numId w:val="3"/>
        </w:numPr>
        <w:ind w:firstLine="351" w:left="10"/>
        <w:rPr/>
      </w:pPr>
      <w:r>
        <w:rPr/>
        <w:t>a density plot of beta values</w:t>
      </w:r>
    </w:p>
    <w:p>
      <w:pPr>
        <w:pStyle w:val="Normal"/>
        <w:numPr>
          <w:ilvl w:val="0"/>
          <w:numId w:val="3"/>
        </w:numPr>
        <w:ind w:firstLine="351" w:left="10"/>
        <w:rPr/>
      </w:pPr>
      <w:r>
        <w:rPr/>
        <w:t>a MDS plot of methylation data</w:t>
      </w:r>
    </w:p>
    <w:p>
      <w:pPr>
        <w:pStyle w:val="Normal"/>
        <w:numPr>
          <w:ilvl w:val="0"/>
          <w:numId w:val="3"/>
        </w:numPr>
        <w:ind w:firstLine="351" w:left="10"/>
        <w:rPr/>
      </w:pPr>
      <w:r>
        <w:rPr/>
        <w:t>a volcano plot of DMCs</w:t>
      </w:r>
    </w:p>
    <w:p>
      <w:pPr>
        <w:pStyle w:val="Normal"/>
        <w:numPr>
          <w:ilvl w:val="0"/>
          <w:numId w:val="3"/>
        </w:numPr>
        <w:ind w:firstLine="351" w:left="10"/>
        <w:rPr/>
      </w:pPr>
      <w:r>
        <w:rPr/>
        <w:t>a volcano plot of DMCs that overlap with miRNA genes</w:t>
      </w:r>
    </w:p>
    <w:p>
      <w:pPr>
        <w:pStyle w:val="Normal"/>
        <w:numPr>
          <w:ilvl w:val="0"/>
          <w:numId w:val="3"/>
        </w:numPr>
        <w:ind w:firstLine="351" w:left="10"/>
        <w:rPr/>
      </w:pPr>
      <w:r>
        <w:rPr/>
        <w:t>a volcano plot of DMRs</w:t>
      </w:r>
    </w:p>
    <w:p>
      <w:pPr>
        <w:pStyle w:val="Normal"/>
        <w:numPr>
          <w:ilvl w:val="0"/>
          <w:numId w:val="3"/>
        </w:numPr>
        <w:spacing w:before="0" w:after="328"/>
        <w:ind w:firstLine="351" w:left="10"/>
        <w:rPr/>
      </w:pPr>
      <w:r>
        <w:rPr/>
        <w:t>a volcano plot of DMRs that overlap with miRNA genes</w:t>
      </w:r>
    </w:p>
    <w:p>
      <w:pPr>
        <w:pStyle w:val="Normal"/>
        <w:spacing w:lineRule="auto" w:line="240" w:before="0" w:after="198"/>
        <w:ind w:hanging="10" w:left="-5"/>
        <w:jc w:val="left"/>
        <w:rPr>
          <w:b/>
        </w:rPr>
      </w:pPr>
      <w:r>
        <w:rPr>
          <w:b/>
        </w:rPr>
        <w:t>Moreover, the analysis produced four TSV files:</w:t>
      </w:r>
    </w:p>
    <w:p>
      <w:pPr>
        <w:pStyle w:val="Normal"/>
        <w:numPr>
          <w:ilvl w:val="0"/>
          <w:numId w:val="3"/>
        </w:numPr>
        <w:ind w:firstLine="351" w:left="10"/>
        <w:rPr/>
      </w:pPr>
      <w:r>
        <w:rPr/>
        <w:t>a TSV file containing DMCs,</w:t>
      </w:r>
    </w:p>
    <w:p>
      <w:pPr>
        <w:pStyle w:val="Normal"/>
        <w:numPr>
          <w:ilvl w:val="0"/>
          <w:numId w:val="3"/>
        </w:numPr>
        <w:ind w:firstLine="351" w:left="10"/>
        <w:rPr/>
      </w:pPr>
      <w:r>
        <w:rPr/>
        <w:t>a TSV file containing DMCs that overlap with miRNA genes,</w:t>
      </w:r>
    </w:p>
    <w:p>
      <w:pPr>
        <w:pStyle w:val="Normal"/>
        <w:numPr>
          <w:ilvl w:val="0"/>
          <w:numId w:val="3"/>
        </w:numPr>
        <w:ind w:firstLine="351" w:left="10"/>
        <w:rPr/>
      </w:pPr>
      <w:r>
        <w:rPr/>
        <w:t>a TSV file containing DMRs,</w:t>
      </w:r>
    </w:p>
    <w:p>
      <w:pPr>
        <w:pStyle w:val="Normal"/>
        <w:numPr>
          <w:ilvl w:val="0"/>
          <w:numId w:val="3"/>
        </w:numPr>
        <w:spacing w:before="0" w:after="453"/>
        <w:ind w:firstLine="351" w:left="10"/>
        <w:rPr/>
      </w:pPr>
      <w:r>
        <w:rPr/>
        <w:t>a TSV file containing DMRs that overlap with miRNA genes.</w:t>
      </w:r>
    </w:p>
    <w:p>
      <w:pPr>
        <w:pStyle w:val="Heading3"/>
        <w:rPr/>
      </w:pPr>
      <w:r>
        <w:rPr/>
        <w:t>3.4 Detailed results for each tested cancer type.</w:t>
      </w:r>
    </w:p>
    <w:p>
      <w:pPr>
        <w:pStyle w:val="Normal"/>
        <w:ind w:hanging="10" w:left="-5"/>
        <w:rPr/>
      </w:pPr>
      <w:r>
        <w:rPr/>
        <w:t>In this study, DNA methylation data from 22 cancer types from the TCGA database were analyzed, consisting of 6,922 primary tumor samples and 691 normal tissue samples (Table 3.1). Sample sizes varied from the largest cohort (BRCA) having 793 tumor samples to the smallest (CHOL) having 36 tumor samples. Normal tissue availability varied from 160 normal samples (KIRC) to 2 normal samples (GBM, STAD, SKCM, THYM).</w:t>
      </w:r>
    </w:p>
    <w:p>
      <w:pPr>
        <w:pStyle w:val="Normal"/>
        <w:ind w:hanging="10" w:left="-5"/>
        <w:rPr/>
      </w:pPr>
      <w:r>
        <w:rPr/>
        <w:t>Sex distribution reflected sex-specific cancers (UCEC, PRAD, CESC) and sex-related patterns with varying male-to-female ratios. Patient age at diagnosis ranged from 47.7 to 68.2 years across cancer types, with the youngest cohorts being PCPG and CESC (47.7 and 48.8 years) and the oldest being BLCA and LUSC (68.2 and 68.1 years).</w:t>
      </w:r>
    </w:p>
    <w:p>
      <w:pPr>
        <w:pStyle w:val="Normal"/>
        <w:ind w:hanging="10" w:left="-5"/>
        <w:rPr/>
      </w:pPr>
      <w:r>
        <w:rPr/>
        <w:t xml:space="preserve">Chi-squared tests were performed to assess whether the distribution of tumor to normal samples varied according to patient sex across the different cancer types (Table 3.2). Values such as </w:t>
      </w:r>
      <w:r>
        <w:rPr/>
      </w:r>
      <m:oMath xmlns:m="http://schemas.openxmlformats.org/officeDocument/2006/math">
        <m:sSup>
          <m:e>
            <m:r>
              <w:rPr>
                <w:rFonts w:ascii="Cambria Math" w:hAnsi="Cambria Math"/>
              </w:rPr>
              <m:t xml:space="preserve">χ</m:t>
            </m:r>
          </m:e>
          <m:sup>
            <m:r>
              <w:rPr>
                <w:rFonts w:ascii="Cambria Math" w:hAnsi="Cambria Math"/>
              </w:rPr>
              <m:t xml:space="preserve">2</m:t>
            </m:r>
          </m:sup>
        </m:sSup>
      </m:oMath>
      <w:r>
        <w:rPr/>
        <w:t>, p-value and df were calculated, revealing sex-specific cancers with significant associations. Three sex-specific cancers (CESC, PRAD, UCEC) showed highly significant associations (p-value &lt;2.2e-16), whereas the remaining cancer types displayed no significant or only nominally significant associations.</w:t>
      </w:r>
    </w:p>
    <w:p>
      <w:pPr>
        <w:pStyle w:val="Normal"/>
        <w:ind w:hanging="0" w:left="0"/>
        <w:rPr/>
      </w:pPr>
      <w:r>
        <w:rPr/>
        <w:t xml:space="preserve">Differential methylation analysis was also performed (Table 3.3), identifying DMCs and DMRs for each of the cancer types studied. The analysis revealed hypermethylation and hypomethylation predominance, offering methylation profiles for cancer type. </w:t>
      </w:r>
    </w:p>
    <w:p>
      <w:pPr>
        <w:pStyle w:val="Normal"/>
        <w:ind w:hanging="0" w:left="0"/>
        <w:rPr/>
      </w:pPr>
      <w:r>
        <w:rPr/>
        <w:t>The analysis was extended into the identification of statistically significant DMCs and DMRs present in miRNA gene bodies and promoters, focusing on the hypermethylated and hypomethylated DMCs and DMRs that are present in cancer types and overlap with miRNAs. This step of the analysis offered us an insight on the important role of miRNAs in gene regulation and cancer proliferation and development.</w:t>
      </w:r>
    </w:p>
    <w:p>
      <w:pPr>
        <w:pStyle w:val="Normal"/>
        <w:ind w:hanging="0" w:left="0"/>
        <w:rPr/>
      </w:pPr>
      <w:r>
        <w:rPr/>
      </w:r>
    </w:p>
    <w:p>
      <w:pPr>
        <w:pStyle w:val="Normal"/>
        <w:ind w:hanging="0" w:left="-5"/>
        <w:rPr/>
      </w:pPr>
      <w:r>
        <w:rPr/>
        <w:t>Table 3.1: Clinical and demographic characteristics of TCGA cancer cohorts analyzed in this study.</w:t>
      </w:r>
    </w:p>
    <w:tbl>
      <w:tblPr>
        <w:tblW w:w="9026" w:type="dxa"/>
        <w:jc w:val="left"/>
        <w:tblInd w:w="0" w:type="dxa"/>
        <w:tblLayout w:type="fixed"/>
        <w:tblCellMar>
          <w:top w:w="0" w:type="dxa"/>
          <w:left w:w="0" w:type="dxa"/>
          <w:bottom w:w="0" w:type="dxa"/>
          <w:right w:w="94" w:type="dxa"/>
        </w:tblCellMar>
      </w:tblPr>
      <w:tblGrid>
        <w:gridCol w:w="4409"/>
        <w:gridCol w:w="939"/>
        <w:gridCol w:w="941"/>
        <w:gridCol w:w="834"/>
        <w:gridCol w:w="646"/>
        <w:gridCol w:w="1257"/>
      </w:tblGrid>
      <w:tr>
        <w:trPr>
          <w:trHeight w:val="230" w:hRule="atLeast"/>
        </w:trPr>
        <w:tc>
          <w:tcPr>
            <w:tcW w:w="4409" w:type="dxa"/>
            <w:tcBorders>
              <w:top w:val="single" w:sz="4" w:space="0" w:color="000000"/>
            </w:tcBorders>
          </w:tcPr>
          <w:p>
            <w:pPr>
              <w:pStyle w:val="Normal"/>
              <w:spacing w:lineRule="auto" w:line="240" w:before="0" w:after="0"/>
              <w:ind w:hanging="0" w:left="94"/>
              <w:jc w:val="left"/>
              <w:rPr>
                <w:b/>
                <w:sz w:val="19"/>
              </w:rPr>
            </w:pPr>
            <w:r>
              <w:rPr>
                <w:b/>
                <w:sz w:val="19"/>
              </w:rPr>
              <w:t>Cancer Type</w:t>
            </w:r>
          </w:p>
        </w:tc>
        <w:tc>
          <w:tcPr>
            <w:tcW w:w="939" w:type="dxa"/>
            <w:tcBorders>
              <w:top w:val="single" w:sz="4" w:space="0" w:color="000000"/>
            </w:tcBorders>
          </w:tcPr>
          <w:p>
            <w:pPr>
              <w:pStyle w:val="Normal"/>
              <w:spacing w:lineRule="auto" w:line="240" w:before="0" w:after="0"/>
              <w:ind w:hanging="0" w:left="69"/>
              <w:jc w:val="left"/>
              <w:rPr>
                <w:b/>
                <w:sz w:val="19"/>
              </w:rPr>
            </w:pPr>
            <w:r>
              <w:rPr>
                <w:b/>
                <w:sz w:val="19"/>
              </w:rPr>
              <w:t>Tumor</w:t>
            </w:r>
          </w:p>
        </w:tc>
        <w:tc>
          <w:tcPr>
            <w:tcW w:w="941" w:type="dxa"/>
            <w:tcBorders>
              <w:top w:val="single" w:sz="4" w:space="0" w:color="000000"/>
            </w:tcBorders>
          </w:tcPr>
          <w:p>
            <w:pPr>
              <w:pStyle w:val="Normal"/>
              <w:spacing w:lineRule="auto" w:line="240" w:before="0" w:after="0"/>
              <w:ind w:hanging="0" w:left="29"/>
              <w:jc w:val="left"/>
              <w:rPr>
                <w:b/>
                <w:sz w:val="19"/>
              </w:rPr>
            </w:pPr>
            <w:r>
              <w:rPr>
                <w:b/>
                <w:sz w:val="19"/>
              </w:rPr>
              <w:t>Normal</w:t>
            </w:r>
          </w:p>
        </w:tc>
        <w:tc>
          <w:tcPr>
            <w:tcW w:w="834" w:type="dxa"/>
            <w:tcBorders>
              <w:top w:val="single" w:sz="4" w:space="0" w:color="000000"/>
            </w:tcBorders>
          </w:tcPr>
          <w:p>
            <w:pPr>
              <w:pStyle w:val="Normal"/>
              <w:spacing w:lineRule="auto" w:line="240" w:before="0" w:after="0"/>
              <w:ind w:hanging="0" w:left="0"/>
              <w:jc w:val="left"/>
              <w:rPr>
                <w:b/>
                <w:sz w:val="19"/>
              </w:rPr>
            </w:pPr>
            <w:r>
              <w:rPr>
                <w:b/>
                <w:sz w:val="19"/>
              </w:rPr>
              <w:t>Female</w:t>
            </w:r>
          </w:p>
        </w:tc>
        <w:tc>
          <w:tcPr>
            <w:tcW w:w="646" w:type="dxa"/>
            <w:tcBorders>
              <w:top w:val="single" w:sz="4" w:space="0" w:color="000000"/>
            </w:tcBorders>
          </w:tcPr>
          <w:p>
            <w:pPr>
              <w:pStyle w:val="Normal"/>
              <w:spacing w:lineRule="auto" w:line="240" w:before="0" w:after="0"/>
              <w:ind w:hanging="0" w:left="0"/>
              <w:jc w:val="left"/>
              <w:rPr>
                <w:b/>
                <w:sz w:val="19"/>
              </w:rPr>
            </w:pPr>
            <w:r>
              <w:rPr>
                <w:b/>
                <w:sz w:val="19"/>
              </w:rPr>
              <w:t>Male</w:t>
            </w:r>
          </w:p>
        </w:tc>
        <w:tc>
          <w:tcPr>
            <w:tcW w:w="1257" w:type="dxa"/>
            <w:tcBorders>
              <w:top w:val="single" w:sz="4" w:space="0" w:color="000000"/>
            </w:tcBorders>
          </w:tcPr>
          <w:p>
            <w:pPr>
              <w:pStyle w:val="Normal"/>
              <w:spacing w:lineRule="auto" w:line="240" w:before="0" w:after="0"/>
              <w:ind w:hanging="0" w:left="0"/>
              <w:rPr>
                <w:b/>
                <w:sz w:val="19"/>
              </w:rPr>
            </w:pPr>
            <w:r>
              <w:rPr>
                <w:b/>
                <w:sz w:val="19"/>
              </w:rPr>
              <w:t>Average Age</w:t>
            </w:r>
          </w:p>
        </w:tc>
      </w:tr>
      <w:tr>
        <w:trPr>
          <w:trHeight w:val="231" w:hRule="atLeast"/>
        </w:trPr>
        <w:tc>
          <w:tcPr>
            <w:tcW w:w="4409" w:type="dxa"/>
            <w:tcBorders>
              <w:bottom w:val="single" w:sz="4" w:space="0" w:color="000000"/>
            </w:tcBorders>
          </w:tcPr>
          <w:p>
            <w:pPr>
              <w:pStyle w:val="Normal"/>
              <w:spacing w:lineRule="auto" w:line="240" w:before="0" w:after="160"/>
              <w:ind w:hanging="0" w:left="0"/>
              <w:jc w:val="left"/>
              <w:rPr/>
            </w:pPr>
            <w:r>
              <w:rPr/>
            </w:r>
          </w:p>
        </w:tc>
        <w:tc>
          <w:tcPr>
            <w:tcW w:w="939" w:type="dxa"/>
            <w:tcBorders>
              <w:bottom w:val="single" w:sz="4" w:space="0" w:color="000000"/>
            </w:tcBorders>
          </w:tcPr>
          <w:p>
            <w:pPr>
              <w:pStyle w:val="Normal"/>
              <w:spacing w:lineRule="auto" w:line="240" w:before="0" w:after="0"/>
              <w:ind w:hanging="0" w:left="0"/>
              <w:jc w:val="left"/>
              <w:rPr>
                <w:b/>
                <w:sz w:val="19"/>
              </w:rPr>
            </w:pPr>
            <w:r>
              <w:rPr>
                <w:b/>
                <w:sz w:val="19"/>
              </w:rPr>
              <w:t>Samples</w:t>
            </w:r>
          </w:p>
        </w:tc>
        <w:tc>
          <w:tcPr>
            <w:tcW w:w="941" w:type="dxa"/>
            <w:tcBorders>
              <w:bottom w:val="single" w:sz="4" w:space="0" w:color="000000"/>
            </w:tcBorders>
          </w:tcPr>
          <w:p>
            <w:pPr>
              <w:pStyle w:val="Normal"/>
              <w:spacing w:lineRule="auto" w:line="240" w:before="0" w:after="0"/>
              <w:ind w:hanging="0" w:left="0"/>
              <w:jc w:val="left"/>
              <w:rPr>
                <w:b/>
                <w:sz w:val="19"/>
              </w:rPr>
            </w:pPr>
            <w:r>
              <w:rPr>
                <w:b/>
                <w:sz w:val="19"/>
              </w:rPr>
              <w:t>Samples</w:t>
            </w:r>
          </w:p>
        </w:tc>
        <w:tc>
          <w:tcPr>
            <w:tcW w:w="834" w:type="dxa"/>
            <w:tcBorders>
              <w:bottom w:val="single" w:sz="4" w:space="0" w:color="000000"/>
            </w:tcBorders>
          </w:tcPr>
          <w:p>
            <w:pPr>
              <w:pStyle w:val="Normal"/>
              <w:spacing w:lineRule="auto" w:line="240" w:before="0" w:after="160"/>
              <w:ind w:hanging="0" w:left="0"/>
              <w:jc w:val="left"/>
              <w:rPr/>
            </w:pPr>
            <w:r>
              <w:rPr/>
            </w:r>
          </w:p>
        </w:tc>
        <w:tc>
          <w:tcPr>
            <w:tcW w:w="646" w:type="dxa"/>
            <w:tcBorders>
              <w:bottom w:val="single" w:sz="4" w:space="0" w:color="000000"/>
            </w:tcBorders>
          </w:tcPr>
          <w:p>
            <w:pPr>
              <w:pStyle w:val="Normal"/>
              <w:spacing w:lineRule="auto" w:line="240" w:before="0" w:after="160"/>
              <w:ind w:hanging="0" w:left="0"/>
              <w:jc w:val="left"/>
              <w:rPr/>
            </w:pPr>
            <w:r>
              <w:rPr/>
            </w:r>
          </w:p>
        </w:tc>
        <w:tc>
          <w:tcPr>
            <w:tcW w:w="1257" w:type="dxa"/>
            <w:tcBorders>
              <w:bottom w:val="single" w:sz="4" w:space="0" w:color="000000"/>
            </w:tcBorders>
          </w:tcPr>
          <w:p>
            <w:pPr>
              <w:pStyle w:val="Normal"/>
              <w:spacing w:lineRule="auto" w:line="240" w:before="0" w:after="0"/>
              <w:ind w:hanging="0" w:left="261"/>
              <w:jc w:val="left"/>
              <w:rPr>
                <w:b/>
                <w:sz w:val="19"/>
              </w:rPr>
            </w:pPr>
            <w:r>
              <w:rPr>
                <w:b/>
                <w:sz w:val="19"/>
              </w:rPr>
              <w:t>(years)</w:t>
            </w:r>
          </w:p>
        </w:tc>
      </w:tr>
      <w:tr>
        <w:trPr>
          <w:trHeight w:val="196" w:hRule="atLeast"/>
        </w:trPr>
        <w:tc>
          <w:tcPr>
            <w:tcW w:w="4409" w:type="dxa"/>
            <w:tcBorders>
              <w:top w:val="single" w:sz="4" w:space="0" w:color="000000"/>
            </w:tcBorders>
          </w:tcPr>
          <w:p>
            <w:pPr>
              <w:pStyle w:val="Normal"/>
              <w:spacing w:lineRule="auto" w:line="240" w:before="0" w:after="0"/>
              <w:ind w:hanging="0" w:left="94"/>
              <w:jc w:val="left"/>
              <w:rPr>
                <w:sz w:val="19"/>
              </w:rPr>
            </w:pPr>
            <w:r>
              <w:rPr>
                <w:sz w:val="19"/>
              </w:rPr>
              <w:t>Liver Hepatocellular Cancer (LIHC)</w:t>
            </w:r>
          </w:p>
        </w:tc>
        <w:tc>
          <w:tcPr>
            <w:tcW w:w="939" w:type="dxa"/>
            <w:tcBorders>
              <w:top w:val="single" w:sz="4" w:space="0" w:color="000000"/>
            </w:tcBorders>
          </w:tcPr>
          <w:p>
            <w:pPr>
              <w:pStyle w:val="Normal"/>
              <w:spacing w:lineRule="auto" w:line="240" w:before="0" w:after="0"/>
              <w:ind w:hanging="0" w:left="238"/>
              <w:jc w:val="left"/>
              <w:rPr>
                <w:sz w:val="19"/>
              </w:rPr>
            </w:pPr>
            <w:r>
              <w:rPr>
                <w:sz w:val="19"/>
              </w:rPr>
              <w:t>377</w:t>
            </w:r>
          </w:p>
        </w:tc>
        <w:tc>
          <w:tcPr>
            <w:tcW w:w="941" w:type="dxa"/>
            <w:tcBorders>
              <w:top w:val="single" w:sz="4" w:space="0" w:color="000000"/>
            </w:tcBorders>
          </w:tcPr>
          <w:p>
            <w:pPr>
              <w:pStyle w:val="Normal"/>
              <w:spacing w:lineRule="auto" w:line="240" w:before="0" w:after="0"/>
              <w:ind w:hanging="0" w:left="284"/>
              <w:jc w:val="left"/>
              <w:rPr>
                <w:sz w:val="19"/>
              </w:rPr>
            </w:pPr>
            <w:r>
              <w:rPr>
                <w:sz w:val="19"/>
              </w:rPr>
              <w:t>50</w:t>
            </w:r>
          </w:p>
        </w:tc>
        <w:tc>
          <w:tcPr>
            <w:tcW w:w="834" w:type="dxa"/>
            <w:tcBorders>
              <w:top w:val="single" w:sz="4" w:space="0" w:color="000000"/>
            </w:tcBorders>
          </w:tcPr>
          <w:p>
            <w:pPr>
              <w:pStyle w:val="Normal"/>
              <w:spacing w:lineRule="auto" w:line="240" w:before="0" w:after="0"/>
              <w:ind w:hanging="0" w:left="185"/>
              <w:jc w:val="left"/>
              <w:rPr>
                <w:sz w:val="19"/>
              </w:rPr>
            </w:pPr>
            <w:r>
              <w:rPr>
                <w:sz w:val="19"/>
              </w:rPr>
              <w:t>119</w:t>
            </w:r>
          </w:p>
        </w:tc>
        <w:tc>
          <w:tcPr>
            <w:tcW w:w="646" w:type="dxa"/>
            <w:tcBorders>
              <w:top w:val="single" w:sz="4" w:space="0" w:color="000000"/>
            </w:tcBorders>
          </w:tcPr>
          <w:p>
            <w:pPr>
              <w:pStyle w:val="Normal"/>
              <w:spacing w:lineRule="auto" w:line="240" w:before="0" w:after="0"/>
              <w:ind w:hanging="0" w:left="91"/>
              <w:jc w:val="left"/>
              <w:rPr>
                <w:sz w:val="19"/>
              </w:rPr>
            </w:pPr>
            <w:r>
              <w:rPr>
                <w:sz w:val="19"/>
              </w:rPr>
              <w:t>248</w:t>
            </w:r>
          </w:p>
        </w:tc>
        <w:tc>
          <w:tcPr>
            <w:tcW w:w="1257" w:type="dxa"/>
            <w:tcBorders>
              <w:top w:val="single" w:sz="4" w:space="0" w:color="000000"/>
            </w:tcBorders>
          </w:tcPr>
          <w:p>
            <w:pPr>
              <w:pStyle w:val="Normal"/>
              <w:spacing w:lineRule="auto" w:line="240" w:before="0" w:after="0"/>
              <w:ind w:hanging="0" w:left="0"/>
              <w:jc w:val="center"/>
              <w:rPr>
                <w:sz w:val="19"/>
              </w:rPr>
            </w:pPr>
            <w:r>
              <w:rPr>
                <w:sz w:val="19"/>
              </w:rPr>
              <w:t>59.8</w:t>
            </w:r>
          </w:p>
        </w:tc>
      </w:tr>
      <w:tr>
        <w:trPr>
          <w:trHeight w:val="227" w:hRule="atLeast"/>
        </w:trPr>
        <w:tc>
          <w:tcPr>
            <w:tcW w:w="4409" w:type="dxa"/>
            <w:tcBorders/>
          </w:tcPr>
          <w:p>
            <w:pPr>
              <w:pStyle w:val="Normal"/>
              <w:spacing w:lineRule="auto" w:line="240" w:before="0" w:after="0"/>
              <w:ind w:hanging="0" w:left="94"/>
              <w:jc w:val="left"/>
              <w:rPr>
                <w:sz w:val="19"/>
              </w:rPr>
            </w:pPr>
            <w:r>
              <w:rPr>
                <w:sz w:val="19"/>
              </w:rPr>
              <w:t>Breast Cancer (BRCA)</w:t>
            </w:r>
          </w:p>
        </w:tc>
        <w:tc>
          <w:tcPr>
            <w:tcW w:w="939" w:type="dxa"/>
            <w:tcBorders/>
          </w:tcPr>
          <w:p>
            <w:pPr>
              <w:pStyle w:val="Normal"/>
              <w:spacing w:lineRule="auto" w:line="240" w:before="0" w:after="0"/>
              <w:ind w:hanging="0" w:left="238"/>
              <w:jc w:val="left"/>
              <w:rPr>
                <w:sz w:val="19"/>
              </w:rPr>
            </w:pPr>
            <w:r>
              <w:rPr>
                <w:sz w:val="19"/>
              </w:rPr>
              <w:t>793</w:t>
            </w:r>
          </w:p>
        </w:tc>
        <w:tc>
          <w:tcPr>
            <w:tcW w:w="941" w:type="dxa"/>
            <w:tcBorders/>
          </w:tcPr>
          <w:p>
            <w:pPr>
              <w:pStyle w:val="Normal"/>
              <w:spacing w:lineRule="auto" w:line="240" w:before="0" w:after="0"/>
              <w:ind w:hanging="0" w:left="284"/>
              <w:jc w:val="left"/>
              <w:rPr>
                <w:sz w:val="19"/>
              </w:rPr>
            </w:pPr>
            <w:r>
              <w:rPr>
                <w:sz w:val="19"/>
              </w:rPr>
              <w:t>97</w:t>
            </w:r>
          </w:p>
        </w:tc>
        <w:tc>
          <w:tcPr>
            <w:tcW w:w="834" w:type="dxa"/>
            <w:tcBorders/>
          </w:tcPr>
          <w:p>
            <w:pPr>
              <w:pStyle w:val="Normal"/>
              <w:spacing w:lineRule="auto" w:line="240" w:before="0" w:after="0"/>
              <w:ind w:hanging="0" w:left="185"/>
              <w:jc w:val="left"/>
              <w:rPr>
                <w:sz w:val="19"/>
              </w:rPr>
            </w:pPr>
            <w:r>
              <w:rPr>
                <w:sz w:val="19"/>
              </w:rPr>
              <w:t>780</w:t>
            </w:r>
          </w:p>
        </w:tc>
        <w:tc>
          <w:tcPr>
            <w:tcW w:w="646" w:type="dxa"/>
            <w:tcBorders/>
          </w:tcPr>
          <w:p>
            <w:pPr>
              <w:pStyle w:val="Normal"/>
              <w:spacing w:lineRule="auto" w:line="240" w:before="0" w:after="0"/>
              <w:ind w:hanging="0" w:left="183"/>
              <w:jc w:val="left"/>
              <w:rPr>
                <w:sz w:val="19"/>
              </w:rPr>
            </w:pPr>
            <w:r>
              <w:rPr>
                <w:sz w:val="19"/>
              </w:rPr>
              <w:t>9</w:t>
            </w:r>
          </w:p>
        </w:tc>
        <w:tc>
          <w:tcPr>
            <w:tcW w:w="1257" w:type="dxa"/>
            <w:tcBorders/>
          </w:tcPr>
          <w:p>
            <w:pPr>
              <w:pStyle w:val="Normal"/>
              <w:spacing w:lineRule="auto" w:line="240" w:before="0" w:after="0"/>
              <w:ind w:hanging="0" w:left="0"/>
              <w:jc w:val="center"/>
              <w:rPr>
                <w:sz w:val="19"/>
              </w:rPr>
            </w:pPr>
            <w:r>
              <w:rPr>
                <w:sz w:val="19"/>
              </w:rPr>
              <w:t>59.0</w:t>
            </w:r>
          </w:p>
        </w:tc>
      </w:tr>
      <w:tr>
        <w:trPr>
          <w:trHeight w:val="227" w:hRule="atLeast"/>
        </w:trPr>
        <w:tc>
          <w:tcPr>
            <w:tcW w:w="4409" w:type="dxa"/>
            <w:tcBorders/>
          </w:tcPr>
          <w:p>
            <w:pPr>
              <w:pStyle w:val="Normal"/>
              <w:spacing w:lineRule="auto" w:line="240" w:before="0" w:after="0"/>
              <w:ind w:hanging="0" w:left="94"/>
              <w:jc w:val="left"/>
              <w:rPr>
                <w:sz w:val="19"/>
              </w:rPr>
            </w:pPr>
            <w:r>
              <w:rPr>
                <w:sz w:val="19"/>
              </w:rPr>
              <w:t>Bladder Cancer (BLCA)</w:t>
            </w:r>
          </w:p>
        </w:tc>
        <w:tc>
          <w:tcPr>
            <w:tcW w:w="939" w:type="dxa"/>
            <w:tcBorders/>
          </w:tcPr>
          <w:p>
            <w:pPr>
              <w:pStyle w:val="Normal"/>
              <w:spacing w:lineRule="auto" w:line="240" w:before="0" w:after="0"/>
              <w:ind w:hanging="0" w:left="238"/>
              <w:jc w:val="left"/>
              <w:rPr>
                <w:sz w:val="19"/>
              </w:rPr>
            </w:pPr>
            <w:r>
              <w:rPr>
                <w:sz w:val="19"/>
              </w:rPr>
              <w:t>418</w:t>
            </w:r>
          </w:p>
        </w:tc>
        <w:tc>
          <w:tcPr>
            <w:tcW w:w="941" w:type="dxa"/>
            <w:tcBorders/>
          </w:tcPr>
          <w:p>
            <w:pPr>
              <w:pStyle w:val="Normal"/>
              <w:spacing w:lineRule="auto" w:line="240" w:before="0" w:after="0"/>
              <w:ind w:hanging="0" w:left="284"/>
              <w:jc w:val="left"/>
              <w:rPr>
                <w:sz w:val="19"/>
              </w:rPr>
            </w:pPr>
            <w:r>
              <w:rPr>
                <w:sz w:val="19"/>
              </w:rPr>
              <w:t>21</w:t>
            </w:r>
          </w:p>
        </w:tc>
        <w:tc>
          <w:tcPr>
            <w:tcW w:w="834" w:type="dxa"/>
            <w:tcBorders/>
          </w:tcPr>
          <w:p>
            <w:pPr>
              <w:pStyle w:val="Normal"/>
              <w:spacing w:lineRule="auto" w:line="240" w:before="0" w:after="0"/>
              <w:ind w:hanging="0" w:left="185"/>
              <w:jc w:val="left"/>
              <w:rPr>
                <w:sz w:val="19"/>
              </w:rPr>
            </w:pPr>
            <w:r>
              <w:rPr>
                <w:sz w:val="19"/>
              </w:rPr>
              <w:t>108</w:t>
            </w:r>
          </w:p>
        </w:tc>
        <w:tc>
          <w:tcPr>
            <w:tcW w:w="646" w:type="dxa"/>
            <w:tcBorders/>
          </w:tcPr>
          <w:p>
            <w:pPr>
              <w:pStyle w:val="Normal"/>
              <w:spacing w:lineRule="auto" w:line="240" w:before="0" w:after="0"/>
              <w:ind w:hanging="0" w:left="91"/>
              <w:jc w:val="left"/>
              <w:rPr>
                <w:sz w:val="19"/>
              </w:rPr>
            </w:pPr>
            <w:r>
              <w:rPr>
                <w:sz w:val="19"/>
              </w:rPr>
              <w:t>304</w:t>
            </w:r>
          </w:p>
        </w:tc>
        <w:tc>
          <w:tcPr>
            <w:tcW w:w="1257" w:type="dxa"/>
            <w:tcBorders/>
          </w:tcPr>
          <w:p>
            <w:pPr>
              <w:pStyle w:val="Normal"/>
              <w:spacing w:lineRule="auto" w:line="240" w:before="0" w:after="0"/>
              <w:ind w:hanging="0" w:left="0"/>
              <w:jc w:val="center"/>
              <w:rPr>
                <w:sz w:val="19"/>
              </w:rPr>
            </w:pPr>
            <w:r>
              <w:rPr>
                <w:sz w:val="19"/>
              </w:rPr>
              <w:t>68.2</w:t>
            </w:r>
          </w:p>
        </w:tc>
      </w:tr>
      <w:tr>
        <w:trPr>
          <w:trHeight w:val="227" w:hRule="atLeast"/>
        </w:trPr>
        <w:tc>
          <w:tcPr>
            <w:tcW w:w="4409" w:type="dxa"/>
            <w:tcBorders/>
          </w:tcPr>
          <w:p>
            <w:pPr>
              <w:pStyle w:val="Normal"/>
              <w:spacing w:lineRule="auto" w:line="240" w:before="0" w:after="0"/>
              <w:ind w:hanging="0" w:left="94"/>
              <w:jc w:val="left"/>
              <w:rPr>
                <w:sz w:val="19"/>
              </w:rPr>
            </w:pPr>
            <w:r>
              <w:rPr>
                <w:sz w:val="19"/>
              </w:rPr>
              <w:t>Cervical Squamous Cell Carcinoma (CESC)</w:t>
            </w:r>
          </w:p>
        </w:tc>
        <w:tc>
          <w:tcPr>
            <w:tcW w:w="939" w:type="dxa"/>
            <w:tcBorders/>
          </w:tcPr>
          <w:p>
            <w:pPr>
              <w:pStyle w:val="Normal"/>
              <w:spacing w:lineRule="auto" w:line="240" w:before="0" w:after="0"/>
              <w:ind w:hanging="0" w:left="238"/>
              <w:jc w:val="left"/>
              <w:rPr>
                <w:sz w:val="19"/>
              </w:rPr>
            </w:pPr>
            <w:r>
              <w:rPr>
                <w:sz w:val="19"/>
              </w:rPr>
              <w:t>307</w:t>
            </w:r>
          </w:p>
        </w:tc>
        <w:tc>
          <w:tcPr>
            <w:tcW w:w="941" w:type="dxa"/>
            <w:tcBorders/>
          </w:tcPr>
          <w:p>
            <w:pPr>
              <w:pStyle w:val="Normal"/>
              <w:spacing w:lineRule="auto" w:line="240" w:before="0" w:after="0"/>
              <w:ind w:hanging="0" w:left="330"/>
              <w:jc w:val="left"/>
              <w:rPr>
                <w:sz w:val="19"/>
              </w:rPr>
            </w:pPr>
            <w:r>
              <w:rPr>
                <w:sz w:val="19"/>
              </w:rPr>
              <w:t>3</w:t>
            </w:r>
          </w:p>
        </w:tc>
        <w:tc>
          <w:tcPr>
            <w:tcW w:w="834" w:type="dxa"/>
            <w:tcBorders/>
          </w:tcPr>
          <w:p>
            <w:pPr>
              <w:pStyle w:val="Normal"/>
              <w:spacing w:lineRule="auto" w:line="240" w:before="0" w:after="0"/>
              <w:ind w:hanging="0" w:left="185"/>
              <w:jc w:val="left"/>
              <w:rPr>
                <w:sz w:val="19"/>
              </w:rPr>
            </w:pPr>
            <w:r>
              <w:rPr>
                <w:sz w:val="19"/>
              </w:rPr>
              <w:t>307</w:t>
            </w:r>
          </w:p>
        </w:tc>
        <w:tc>
          <w:tcPr>
            <w:tcW w:w="646" w:type="dxa"/>
            <w:tcBorders/>
          </w:tcPr>
          <w:p>
            <w:pPr>
              <w:pStyle w:val="Normal"/>
              <w:spacing w:lineRule="auto" w:line="240" w:before="0" w:after="0"/>
              <w:ind w:hanging="0" w:left="183"/>
              <w:jc w:val="left"/>
              <w:rPr>
                <w:sz w:val="19"/>
              </w:rPr>
            </w:pPr>
            <w:r>
              <w:rPr>
                <w:sz w:val="19"/>
              </w:rPr>
              <w:t>0</w:t>
            </w:r>
          </w:p>
        </w:tc>
        <w:tc>
          <w:tcPr>
            <w:tcW w:w="1257" w:type="dxa"/>
            <w:tcBorders/>
          </w:tcPr>
          <w:p>
            <w:pPr>
              <w:pStyle w:val="Normal"/>
              <w:spacing w:lineRule="auto" w:line="240" w:before="0" w:after="0"/>
              <w:ind w:hanging="0" w:left="0"/>
              <w:jc w:val="center"/>
              <w:rPr>
                <w:sz w:val="19"/>
              </w:rPr>
            </w:pPr>
            <w:r>
              <w:rPr>
                <w:sz w:val="19"/>
              </w:rPr>
              <w:t>48.8</w:t>
            </w:r>
          </w:p>
        </w:tc>
      </w:tr>
      <w:tr>
        <w:trPr>
          <w:trHeight w:val="227" w:hRule="atLeast"/>
        </w:trPr>
        <w:tc>
          <w:tcPr>
            <w:tcW w:w="4409" w:type="dxa"/>
            <w:tcBorders/>
          </w:tcPr>
          <w:p>
            <w:pPr>
              <w:pStyle w:val="Normal"/>
              <w:spacing w:lineRule="auto" w:line="240" w:before="0" w:after="0"/>
              <w:ind w:hanging="0" w:left="94"/>
              <w:jc w:val="left"/>
              <w:rPr>
                <w:sz w:val="19"/>
              </w:rPr>
            </w:pPr>
            <w:r>
              <w:rPr>
                <w:sz w:val="19"/>
              </w:rPr>
              <w:t>Cholangiocarcinoma (CHOL)</w:t>
            </w:r>
          </w:p>
        </w:tc>
        <w:tc>
          <w:tcPr>
            <w:tcW w:w="939" w:type="dxa"/>
            <w:tcBorders/>
          </w:tcPr>
          <w:p>
            <w:pPr>
              <w:pStyle w:val="Normal"/>
              <w:spacing w:lineRule="auto" w:line="240" w:before="0" w:after="0"/>
              <w:ind w:hanging="0" w:left="284"/>
              <w:jc w:val="left"/>
              <w:rPr>
                <w:sz w:val="19"/>
              </w:rPr>
            </w:pPr>
            <w:r>
              <w:rPr>
                <w:sz w:val="19"/>
              </w:rPr>
              <w:t>36</w:t>
            </w:r>
          </w:p>
        </w:tc>
        <w:tc>
          <w:tcPr>
            <w:tcW w:w="941" w:type="dxa"/>
            <w:tcBorders/>
          </w:tcPr>
          <w:p>
            <w:pPr>
              <w:pStyle w:val="Normal"/>
              <w:spacing w:lineRule="auto" w:line="240" w:before="0" w:after="0"/>
              <w:ind w:hanging="0" w:left="330"/>
              <w:jc w:val="left"/>
              <w:rPr>
                <w:sz w:val="19"/>
              </w:rPr>
            </w:pPr>
            <w:r>
              <w:rPr>
                <w:sz w:val="19"/>
              </w:rPr>
              <w:t>9</w:t>
            </w:r>
          </w:p>
        </w:tc>
        <w:tc>
          <w:tcPr>
            <w:tcW w:w="834" w:type="dxa"/>
            <w:tcBorders/>
          </w:tcPr>
          <w:p>
            <w:pPr>
              <w:pStyle w:val="Normal"/>
              <w:spacing w:lineRule="auto" w:line="240" w:before="0" w:after="0"/>
              <w:ind w:hanging="0" w:left="231"/>
              <w:jc w:val="left"/>
              <w:rPr>
                <w:sz w:val="19"/>
              </w:rPr>
            </w:pPr>
            <w:r>
              <w:rPr>
                <w:sz w:val="19"/>
              </w:rPr>
              <w:t>20</w:t>
            </w:r>
          </w:p>
        </w:tc>
        <w:tc>
          <w:tcPr>
            <w:tcW w:w="646" w:type="dxa"/>
            <w:tcBorders/>
          </w:tcPr>
          <w:p>
            <w:pPr>
              <w:pStyle w:val="Normal"/>
              <w:spacing w:lineRule="auto" w:line="240" w:before="0" w:after="0"/>
              <w:ind w:hanging="0" w:left="137"/>
              <w:jc w:val="left"/>
              <w:rPr>
                <w:sz w:val="19"/>
              </w:rPr>
            </w:pPr>
            <w:r>
              <w:rPr>
                <w:sz w:val="19"/>
              </w:rPr>
              <w:t>16</w:t>
            </w:r>
          </w:p>
        </w:tc>
        <w:tc>
          <w:tcPr>
            <w:tcW w:w="1257" w:type="dxa"/>
            <w:tcBorders/>
          </w:tcPr>
          <w:p>
            <w:pPr>
              <w:pStyle w:val="Normal"/>
              <w:spacing w:lineRule="auto" w:line="240" w:before="0" w:after="0"/>
              <w:ind w:hanging="0" w:left="0"/>
              <w:jc w:val="center"/>
              <w:rPr>
                <w:sz w:val="19"/>
              </w:rPr>
            </w:pPr>
            <w:r>
              <w:rPr>
                <w:sz w:val="19"/>
              </w:rPr>
              <w:t>63.5</w:t>
            </w:r>
          </w:p>
        </w:tc>
      </w:tr>
      <w:tr>
        <w:trPr>
          <w:trHeight w:val="227" w:hRule="atLeast"/>
        </w:trPr>
        <w:tc>
          <w:tcPr>
            <w:tcW w:w="4409" w:type="dxa"/>
            <w:tcBorders/>
          </w:tcPr>
          <w:p>
            <w:pPr>
              <w:pStyle w:val="Normal"/>
              <w:spacing w:lineRule="auto" w:line="240" w:before="0" w:after="0"/>
              <w:ind w:hanging="0" w:left="94"/>
              <w:jc w:val="left"/>
              <w:rPr>
                <w:sz w:val="19"/>
              </w:rPr>
            </w:pPr>
            <w:r>
              <w:rPr>
                <w:sz w:val="19"/>
              </w:rPr>
              <w:t>Colon Adenocarcinoma (COAD)</w:t>
            </w:r>
          </w:p>
        </w:tc>
        <w:tc>
          <w:tcPr>
            <w:tcW w:w="939" w:type="dxa"/>
            <w:tcBorders/>
          </w:tcPr>
          <w:p>
            <w:pPr>
              <w:pStyle w:val="Normal"/>
              <w:spacing w:lineRule="auto" w:line="240" w:before="0" w:after="0"/>
              <w:ind w:hanging="0" w:left="238"/>
              <w:jc w:val="left"/>
              <w:rPr>
                <w:sz w:val="19"/>
              </w:rPr>
            </w:pPr>
            <w:r>
              <w:rPr>
                <w:sz w:val="19"/>
              </w:rPr>
              <w:t>312</w:t>
            </w:r>
          </w:p>
        </w:tc>
        <w:tc>
          <w:tcPr>
            <w:tcW w:w="941" w:type="dxa"/>
            <w:tcBorders/>
          </w:tcPr>
          <w:p>
            <w:pPr>
              <w:pStyle w:val="Normal"/>
              <w:spacing w:lineRule="auto" w:line="240" w:before="0" w:after="0"/>
              <w:ind w:hanging="0" w:left="284"/>
              <w:jc w:val="left"/>
              <w:rPr>
                <w:sz w:val="19"/>
              </w:rPr>
            </w:pPr>
            <w:r>
              <w:rPr>
                <w:sz w:val="19"/>
              </w:rPr>
              <w:t>38</w:t>
            </w:r>
          </w:p>
        </w:tc>
        <w:tc>
          <w:tcPr>
            <w:tcW w:w="834" w:type="dxa"/>
            <w:tcBorders/>
          </w:tcPr>
          <w:p>
            <w:pPr>
              <w:pStyle w:val="Normal"/>
              <w:spacing w:lineRule="auto" w:line="240" w:before="0" w:after="0"/>
              <w:ind w:hanging="0" w:left="185"/>
              <w:jc w:val="left"/>
              <w:rPr>
                <w:sz w:val="19"/>
              </w:rPr>
            </w:pPr>
            <w:r>
              <w:rPr>
                <w:sz w:val="19"/>
              </w:rPr>
              <w:t>136</w:t>
            </w:r>
          </w:p>
        </w:tc>
        <w:tc>
          <w:tcPr>
            <w:tcW w:w="646" w:type="dxa"/>
            <w:tcBorders/>
          </w:tcPr>
          <w:p>
            <w:pPr>
              <w:pStyle w:val="Normal"/>
              <w:spacing w:lineRule="auto" w:line="240" w:before="0" w:after="0"/>
              <w:ind w:hanging="0" w:left="91"/>
              <w:jc w:val="left"/>
              <w:rPr>
                <w:sz w:val="19"/>
              </w:rPr>
            </w:pPr>
            <w:r>
              <w:rPr>
                <w:sz w:val="19"/>
              </w:rPr>
              <w:t>157</w:t>
            </w:r>
          </w:p>
        </w:tc>
        <w:tc>
          <w:tcPr>
            <w:tcW w:w="1257" w:type="dxa"/>
            <w:tcBorders/>
          </w:tcPr>
          <w:p>
            <w:pPr>
              <w:pStyle w:val="Normal"/>
              <w:spacing w:lineRule="auto" w:line="240" w:before="0" w:after="0"/>
              <w:ind w:hanging="0" w:left="0"/>
              <w:jc w:val="center"/>
              <w:rPr>
                <w:sz w:val="19"/>
              </w:rPr>
            </w:pPr>
            <w:r>
              <w:rPr>
                <w:sz w:val="19"/>
              </w:rPr>
              <w:t>65.3</w:t>
            </w:r>
          </w:p>
        </w:tc>
      </w:tr>
      <w:tr>
        <w:trPr>
          <w:trHeight w:val="227" w:hRule="atLeast"/>
        </w:trPr>
        <w:tc>
          <w:tcPr>
            <w:tcW w:w="4409" w:type="dxa"/>
            <w:tcBorders/>
          </w:tcPr>
          <w:p>
            <w:pPr>
              <w:pStyle w:val="Normal"/>
              <w:spacing w:lineRule="auto" w:line="240" w:before="0" w:after="0"/>
              <w:ind w:hanging="0" w:left="94"/>
              <w:jc w:val="left"/>
              <w:rPr>
                <w:sz w:val="19"/>
              </w:rPr>
            </w:pPr>
            <w:r>
              <w:rPr>
                <w:sz w:val="19"/>
              </w:rPr>
              <w:t>Esophageal Carcinoma (ESCA)</w:t>
            </w:r>
          </w:p>
        </w:tc>
        <w:tc>
          <w:tcPr>
            <w:tcW w:w="939" w:type="dxa"/>
            <w:tcBorders/>
          </w:tcPr>
          <w:p>
            <w:pPr>
              <w:pStyle w:val="Normal"/>
              <w:spacing w:lineRule="auto" w:line="240" w:before="0" w:after="0"/>
              <w:ind w:hanging="0" w:left="238"/>
              <w:jc w:val="left"/>
              <w:rPr>
                <w:sz w:val="19"/>
              </w:rPr>
            </w:pPr>
            <w:r>
              <w:rPr>
                <w:sz w:val="19"/>
              </w:rPr>
              <w:t>185</w:t>
            </w:r>
          </w:p>
        </w:tc>
        <w:tc>
          <w:tcPr>
            <w:tcW w:w="941" w:type="dxa"/>
            <w:tcBorders/>
          </w:tcPr>
          <w:p>
            <w:pPr>
              <w:pStyle w:val="Normal"/>
              <w:spacing w:lineRule="auto" w:line="240" w:before="0" w:after="0"/>
              <w:ind w:hanging="0" w:left="284"/>
              <w:jc w:val="left"/>
              <w:rPr>
                <w:sz w:val="19"/>
              </w:rPr>
            </w:pPr>
            <w:r>
              <w:rPr>
                <w:sz w:val="19"/>
              </w:rPr>
              <w:t>16</w:t>
            </w:r>
          </w:p>
        </w:tc>
        <w:tc>
          <w:tcPr>
            <w:tcW w:w="834" w:type="dxa"/>
            <w:tcBorders/>
          </w:tcPr>
          <w:p>
            <w:pPr>
              <w:pStyle w:val="Normal"/>
              <w:spacing w:lineRule="auto" w:line="240" w:before="0" w:after="0"/>
              <w:ind w:hanging="0" w:left="231"/>
              <w:jc w:val="left"/>
              <w:rPr>
                <w:sz w:val="19"/>
              </w:rPr>
            </w:pPr>
            <w:r>
              <w:rPr>
                <w:sz w:val="19"/>
              </w:rPr>
              <w:t>27</w:t>
            </w:r>
          </w:p>
        </w:tc>
        <w:tc>
          <w:tcPr>
            <w:tcW w:w="646" w:type="dxa"/>
            <w:tcBorders/>
          </w:tcPr>
          <w:p>
            <w:pPr>
              <w:pStyle w:val="Normal"/>
              <w:spacing w:lineRule="auto" w:line="240" w:before="0" w:after="0"/>
              <w:ind w:hanging="0" w:left="91"/>
              <w:jc w:val="left"/>
              <w:rPr>
                <w:sz w:val="19"/>
              </w:rPr>
            </w:pPr>
            <w:r>
              <w:rPr>
                <w:sz w:val="19"/>
              </w:rPr>
              <w:t>158</w:t>
            </w:r>
          </w:p>
        </w:tc>
        <w:tc>
          <w:tcPr>
            <w:tcW w:w="1257" w:type="dxa"/>
            <w:tcBorders/>
          </w:tcPr>
          <w:p>
            <w:pPr>
              <w:pStyle w:val="Normal"/>
              <w:spacing w:lineRule="auto" w:line="240" w:before="0" w:after="0"/>
              <w:ind w:hanging="0" w:left="0"/>
              <w:jc w:val="center"/>
              <w:rPr>
                <w:sz w:val="19"/>
              </w:rPr>
            </w:pPr>
            <w:r>
              <w:rPr>
                <w:sz w:val="19"/>
              </w:rPr>
              <w:t>62.7</w:t>
            </w:r>
          </w:p>
        </w:tc>
      </w:tr>
      <w:tr>
        <w:trPr>
          <w:trHeight w:val="227" w:hRule="atLeast"/>
        </w:trPr>
        <w:tc>
          <w:tcPr>
            <w:tcW w:w="4409" w:type="dxa"/>
            <w:tcBorders/>
          </w:tcPr>
          <w:p>
            <w:pPr>
              <w:pStyle w:val="Normal"/>
              <w:spacing w:lineRule="auto" w:line="240" w:before="0" w:after="0"/>
              <w:ind w:hanging="0" w:left="94"/>
              <w:jc w:val="left"/>
              <w:rPr>
                <w:sz w:val="19"/>
              </w:rPr>
            </w:pPr>
            <w:r>
              <w:rPr>
                <w:sz w:val="19"/>
              </w:rPr>
              <w:t>Glioblastoma Multiforme (GBM)</w:t>
            </w:r>
          </w:p>
        </w:tc>
        <w:tc>
          <w:tcPr>
            <w:tcW w:w="939" w:type="dxa"/>
            <w:tcBorders/>
          </w:tcPr>
          <w:p>
            <w:pPr>
              <w:pStyle w:val="Normal"/>
              <w:spacing w:lineRule="auto" w:line="240" w:before="0" w:after="0"/>
              <w:ind w:hanging="0" w:left="238"/>
              <w:jc w:val="left"/>
              <w:rPr>
                <w:sz w:val="19"/>
              </w:rPr>
            </w:pPr>
            <w:r>
              <w:rPr>
                <w:sz w:val="19"/>
              </w:rPr>
              <w:t>140</w:t>
            </w:r>
          </w:p>
        </w:tc>
        <w:tc>
          <w:tcPr>
            <w:tcW w:w="941" w:type="dxa"/>
            <w:tcBorders/>
          </w:tcPr>
          <w:p>
            <w:pPr>
              <w:pStyle w:val="Normal"/>
              <w:spacing w:lineRule="auto" w:line="240" w:before="0" w:after="0"/>
              <w:ind w:hanging="0" w:left="330"/>
              <w:jc w:val="left"/>
              <w:rPr>
                <w:sz w:val="19"/>
              </w:rPr>
            </w:pPr>
            <w:r>
              <w:rPr>
                <w:sz w:val="19"/>
              </w:rPr>
              <w:t>2</w:t>
            </w:r>
          </w:p>
        </w:tc>
        <w:tc>
          <w:tcPr>
            <w:tcW w:w="834" w:type="dxa"/>
            <w:tcBorders/>
          </w:tcPr>
          <w:p>
            <w:pPr>
              <w:pStyle w:val="Normal"/>
              <w:spacing w:lineRule="auto" w:line="240" w:before="0" w:after="0"/>
              <w:ind w:hanging="0" w:left="231"/>
              <w:jc w:val="left"/>
              <w:rPr>
                <w:sz w:val="19"/>
              </w:rPr>
            </w:pPr>
            <w:r>
              <w:rPr>
                <w:sz w:val="19"/>
              </w:rPr>
              <w:t>58</w:t>
            </w:r>
          </w:p>
        </w:tc>
        <w:tc>
          <w:tcPr>
            <w:tcW w:w="646" w:type="dxa"/>
            <w:tcBorders/>
          </w:tcPr>
          <w:p>
            <w:pPr>
              <w:pStyle w:val="Normal"/>
              <w:spacing w:lineRule="auto" w:line="240" w:before="0" w:after="0"/>
              <w:ind w:hanging="0" w:left="137"/>
              <w:jc w:val="left"/>
              <w:rPr>
                <w:sz w:val="19"/>
              </w:rPr>
            </w:pPr>
            <w:r>
              <w:rPr>
                <w:sz w:val="19"/>
              </w:rPr>
              <w:t>80</w:t>
            </w:r>
          </w:p>
        </w:tc>
        <w:tc>
          <w:tcPr>
            <w:tcW w:w="1257" w:type="dxa"/>
            <w:tcBorders/>
          </w:tcPr>
          <w:p>
            <w:pPr>
              <w:pStyle w:val="Normal"/>
              <w:spacing w:lineRule="auto" w:line="240" w:before="0" w:after="0"/>
              <w:ind w:hanging="0" w:left="0"/>
              <w:jc w:val="center"/>
              <w:rPr>
                <w:sz w:val="19"/>
              </w:rPr>
            </w:pPr>
            <w:r>
              <w:rPr>
                <w:sz w:val="19"/>
              </w:rPr>
              <w:t>61.1</w:t>
            </w:r>
          </w:p>
        </w:tc>
      </w:tr>
      <w:tr>
        <w:trPr>
          <w:trHeight w:val="227" w:hRule="atLeast"/>
        </w:trPr>
        <w:tc>
          <w:tcPr>
            <w:tcW w:w="4409" w:type="dxa"/>
            <w:tcBorders/>
          </w:tcPr>
          <w:p>
            <w:pPr>
              <w:pStyle w:val="Normal"/>
              <w:spacing w:lineRule="auto" w:line="240" w:before="0" w:after="0"/>
              <w:ind w:hanging="0" w:left="94"/>
              <w:jc w:val="left"/>
              <w:rPr>
                <w:sz w:val="19"/>
              </w:rPr>
            </w:pPr>
            <w:r>
              <w:rPr>
                <w:sz w:val="19"/>
              </w:rPr>
              <w:t>Head and Neck Squamous Cell Carcinoma (HNSC)</w:t>
            </w:r>
          </w:p>
        </w:tc>
        <w:tc>
          <w:tcPr>
            <w:tcW w:w="939" w:type="dxa"/>
            <w:tcBorders/>
          </w:tcPr>
          <w:p>
            <w:pPr>
              <w:pStyle w:val="Normal"/>
              <w:spacing w:lineRule="auto" w:line="240" w:before="0" w:after="0"/>
              <w:ind w:hanging="0" w:left="238"/>
              <w:jc w:val="left"/>
              <w:rPr>
                <w:sz w:val="19"/>
              </w:rPr>
            </w:pPr>
            <w:r>
              <w:rPr>
                <w:sz w:val="19"/>
              </w:rPr>
              <w:t>528</w:t>
            </w:r>
          </w:p>
        </w:tc>
        <w:tc>
          <w:tcPr>
            <w:tcW w:w="941" w:type="dxa"/>
            <w:tcBorders/>
          </w:tcPr>
          <w:p>
            <w:pPr>
              <w:pStyle w:val="Normal"/>
              <w:spacing w:lineRule="auto" w:line="240" w:before="0" w:after="0"/>
              <w:ind w:hanging="0" w:left="284"/>
              <w:jc w:val="left"/>
              <w:rPr>
                <w:sz w:val="19"/>
              </w:rPr>
            </w:pPr>
            <w:r>
              <w:rPr>
                <w:sz w:val="19"/>
              </w:rPr>
              <w:t>50</w:t>
            </w:r>
          </w:p>
        </w:tc>
        <w:tc>
          <w:tcPr>
            <w:tcW w:w="834" w:type="dxa"/>
            <w:tcBorders/>
          </w:tcPr>
          <w:p>
            <w:pPr>
              <w:pStyle w:val="Normal"/>
              <w:spacing w:lineRule="auto" w:line="240" w:before="0" w:after="0"/>
              <w:ind w:hanging="0" w:left="185"/>
              <w:jc w:val="left"/>
              <w:rPr>
                <w:sz w:val="19"/>
              </w:rPr>
            </w:pPr>
            <w:r>
              <w:rPr>
                <w:sz w:val="19"/>
              </w:rPr>
              <w:t>142</w:t>
            </w:r>
          </w:p>
        </w:tc>
        <w:tc>
          <w:tcPr>
            <w:tcW w:w="646" w:type="dxa"/>
            <w:tcBorders/>
          </w:tcPr>
          <w:p>
            <w:pPr>
              <w:pStyle w:val="Normal"/>
              <w:spacing w:lineRule="auto" w:line="240" w:before="0" w:after="0"/>
              <w:ind w:hanging="0" w:left="91"/>
              <w:jc w:val="left"/>
              <w:rPr>
                <w:sz w:val="19"/>
              </w:rPr>
            </w:pPr>
            <w:r>
              <w:rPr>
                <w:sz w:val="19"/>
              </w:rPr>
              <w:t>386</w:t>
            </w:r>
          </w:p>
        </w:tc>
        <w:tc>
          <w:tcPr>
            <w:tcW w:w="1257" w:type="dxa"/>
            <w:tcBorders/>
          </w:tcPr>
          <w:p>
            <w:pPr>
              <w:pStyle w:val="Normal"/>
              <w:spacing w:lineRule="auto" w:line="240" w:before="0" w:after="0"/>
              <w:ind w:hanging="0" w:left="0"/>
              <w:jc w:val="center"/>
              <w:rPr>
                <w:sz w:val="19"/>
              </w:rPr>
            </w:pPr>
            <w:r>
              <w:rPr>
                <w:sz w:val="19"/>
              </w:rPr>
              <w:t>61.5</w:t>
            </w:r>
          </w:p>
        </w:tc>
      </w:tr>
      <w:tr>
        <w:trPr>
          <w:trHeight w:val="227" w:hRule="atLeast"/>
        </w:trPr>
        <w:tc>
          <w:tcPr>
            <w:tcW w:w="4409" w:type="dxa"/>
            <w:tcBorders/>
          </w:tcPr>
          <w:p>
            <w:pPr>
              <w:pStyle w:val="Normal"/>
              <w:spacing w:lineRule="auto" w:line="240" w:before="0" w:after="0"/>
              <w:ind w:hanging="0" w:left="94"/>
              <w:jc w:val="left"/>
              <w:rPr>
                <w:sz w:val="19"/>
              </w:rPr>
            </w:pPr>
            <w:r>
              <w:rPr>
                <w:sz w:val="19"/>
              </w:rPr>
              <w:t>Lung Adenocarcinoma (LUAD)</w:t>
            </w:r>
          </w:p>
        </w:tc>
        <w:tc>
          <w:tcPr>
            <w:tcW w:w="939" w:type="dxa"/>
            <w:tcBorders/>
          </w:tcPr>
          <w:p>
            <w:pPr>
              <w:pStyle w:val="Normal"/>
              <w:spacing w:lineRule="auto" w:line="240" w:before="0" w:after="0"/>
              <w:ind w:hanging="0" w:left="238"/>
              <w:jc w:val="left"/>
              <w:rPr>
                <w:sz w:val="19"/>
              </w:rPr>
            </w:pPr>
            <w:r>
              <w:rPr>
                <w:sz w:val="19"/>
              </w:rPr>
              <w:t>473</w:t>
            </w:r>
          </w:p>
        </w:tc>
        <w:tc>
          <w:tcPr>
            <w:tcW w:w="941" w:type="dxa"/>
            <w:tcBorders/>
          </w:tcPr>
          <w:p>
            <w:pPr>
              <w:pStyle w:val="Normal"/>
              <w:spacing w:lineRule="auto" w:line="240" w:before="0" w:after="0"/>
              <w:ind w:hanging="0" w:left="284"/>
              <w:jc w:val="left"/>
              <w:rPr>
                <w:sz w:val="19"/>
              </w:rPr>
            </w:pPr>
            <w:r>
              <w:rPr>
                <w:sz w:val="19"/>
              </w:rPr>
              <w:t>32</w:t>
            </w:r>
          </w:p>
        </w:tc>
        <w:tc>
          <w:tcPr>
            <w:tcW w:w="834" w:type="dxa"/>
            <w:tcBorders/>
          </w:tcPr>
          <w:p>
            <w:pPr>
              <w:pStyle w:val="Normal"/>
              <w:spacing w:lineRule="auto" w:line="240" w:before="0" w:after="0"/>
              <w:ind w:hanging="0" w:left="185"/>
              <w:jc w:val="left"/>
              <w:rPr>
                <w:sz w:val="19"/>
              </w:rPr>
            </w:pPr>
            <w:r>
              <w:rPr>
                <w:sz w:val="19"/>
              </w:rPr>
              <w:t>246</w:t>
            </w:r>
          </w:p>
        </w:tc>
        <w:tc>
          <w:tcPr>
            <w:tcW w:w="646" w:type="dxa"/>
            <w:tcBorders/>
          </w:tcPr>
          <w:p>
            <w:pPr>
              <w:pStyle w:val="Normal"/>
              <w:spacing w:lineRule="auto" w:line="240" w:before="0" w:after="0"/>
              <w:ind w:hanging="0" w:left="91"/>
              <w:jc w:val="left"/>
              <w:rPr>
                <w:sz w:val="19"/>
              </w:rPr>
            </w:pPr>
            <w:r>
              <w:rPr>
                <w:sz w:val="19"/>
              </w:rPr>
              <w:t>215</w:t>
            </w:r>
          </w:p>
        </w:tc>
        <w:tc>
          <w:tcPr>
            <w:tcW w:w="1257" w:type="dxa"/>
            <w:tcBorders/>
          </w:tcPr>
          <w:p>
            <w:pPr>
              <w:pStyle w:val="Normal"/>
              <w:spacing w:lineRule="auto" w:line="240" w:before="0" w:after="0"/>
              <w:ind w:hanging="0" w:left="0"/>
              <w:jc w:val="center"/>
              <w:rPr>
                <w:sz w:val="19"/>
              </w:rPr>
            </w:pPr>
            <w:r>
              <w:rPr>
                <w:sz w:val="19"/>
              </w:rPr>
              <w:t>65.4</w:t>
            </w:r>
          </w:p>
        </w:tc>
      </w:tr>
      <w:tr>
        <w:trPr>
          <w:trHeight w:val="227" w:hRule="atLeast"/>
        </w:trPr>
        <w:tc>
          <w:tcPr>
            <w:tcW w:w="4409" w:type="dxa"/>
            <w:tcBorders/>
          </w:tcPr>
          <w:p>
            <w:pPr>
              <w:pStyle w:val="Normal"/>
              <w:spacing w:lineRule="auto" w:line="240" w:before="0" w:after="0"/>
              <w:ind w:hanging="0" w:left="94"/>
              <w:jc w:val="left"/>
              <w:rPr>
                <w:sz w:val="19"/>
              </w:rPr>
            </w:pPr>
            <w:r>
              <w:rPr>
                <w:sz w:val="19"/>
              </w:rPr>
              <w:t>Lung Squamous Cell Carcinoma (LUSC)</w:t>
            </w:r>
          </w:p>
        </w:tc>
        <w:tc>
          <w:tcPr>
            <w:tcW w:w="939" w:type="dxa"/>
            <w:tcBorders/>
          </w:tcPr>
          <w:p>
            <w:pPr>
              <w:pStyle w:val="Normal"/>
              <w:spacing w:lineRule="auto" w:line="240" w:before="0" w:after="0"/>
              <w:ind w:hanging="0" w:left="238"/>
              <w:jc w:val="left"/>
              <w:rPr>
                <w:sz w:val="19"/>
              </w:rPr>
            </w:pPr>
            <w:r>
              <w:rPr>
                <w:sz w:val="19"/>
              </w:rPr>
              <w:t>370</w:t>
            </w:r>
          </w:p>
        </w:tc>
        <w:tc>
          <w:tcPr>
            <w:tcW w:w="941" w:type="dxa"/>
            <w:tcBorders/>
          </w:tcPr>
          <w:p>
            <w:pPr>
              <w:pStyle w:val="Normal"/>
              <w:spacing w:lineRule="auto" w:line="240" w:before="0" w:after="0"/>
              <w:ind w:hanging="0" w:left="284"/>
              <w:jc w:val="left"/>
              <w:rPr>
                <w:sz w:val="19"/>
              </w:rPr>
            </w:pPr>
            <w:r>
              <w:rPr>
                <w:sz w:val="19"/>
              </w:rPr>
              <w:t>42</w:t>
            </w:r>
          </w:p>
        </w:tc>
        <w:tc>
          <w:tcPr>
            <w:tcW w:w="834" w:type="dxa"/>
            <w:tcBorders/>
          </w:tcPr>
          <w:p>
            <w:pPr>
              <w:pStyle w:val="Normal"/>
              <w:spacing w:lineRule="auto" w:line="240" w:before="0" w:after="0"/>
              <w:ind w:hanging="0" w:left="231"/>
              <w:jc w:val="left"/>
              <w:rPr>
                <w:sz w:val="19"/>
              </w:rPr>
            </w:pPr>
            <w:r>
              <w:rPr>
                <w:sz w:val="19"/>
              </w:rPr>
              <w:t>96</w:t>
            </w:r>
          </w:p>
        </w:tc>
        <w:tc>
          <w:tcPr>
            <w:tcW w:w="646" w:type="dxa"/>
            <w:tcBorders/>
          </w:tcPr>
          <w:p>
            <w:pPr>
              <w:pStyle w:val="Normal"/>
              <w:spacing w:lineRule="auto" w:line="240" w:before="0" w:after="0"/>
              <w:ind w:hanging="0" w:left="91"/>
              <w:jc w:val="left"/>
              <w:rPr>
                <w:sz w:val="19"/>
              </w:rPr>
            </w:pPr>
            <w:r>
              <w:rPr>
                <w:sz w:val="19"/>
              </w:rPr>
              <w:t>276</w:t>
            </w:r>
          </w:p>
        </w:tc>
        <w:tc>
          <w:tcPr>
            <w:tcW w:w="1257" w:type="dxa"/>
            <w:tcBorders/>
          </w:tcPr>
          <w:p>
            <w:pPr>
              <w:pStyle w:val="Normal"/>
              <w:spacing w:lineRule="auto" w:line="240" w:before="0" w:after="0"/>
              <w:ind w:hanging="0" w:left="0"/>
              <w:jc w:val="center"/>
              <w:rPr>
                <w:sz w:val="19"/>
              </w:rPr>
            </w:pPr>
            <w:r>
              <w:rPr>
                <w:sz w:val="19"/>
              </w:rPr>
              <w:t>68.1</w:t>
            </w:r>
          </w:p>
        </w:tc>
      </w:tr>
      <w:tr>
        <w:trPr>
          <w:trHeight w:val="227" w:hRule="atLeast"/>
        </w:trPr>
        <w:tc>
          <w:tcPr>
            <w:tcW w:w="4409" w:type="dxa"/>
            <w:tcBorders/>
          </w:tcPr>
          <w:p>
            <w:pPr>
              <w:pStyle w:val="Normal"/>
              <w:spacing w:lineRule="auto" w:line="240" w:before="0" w:after="0"/>
              <w:ind w:hanging="0" w:left="94"/>
              <w:jc w:val="left"/>
              <w:rPr>
                <w:sz w:val="19"/>
              </w:rPr>
            </w:pPr>
            <w:r>
              <w:rPr>
                <w:sz w:val="19"/>
              </w:rPr>
              <w:t>Pancreatic Adenocarcinoma (PAAD)</w:t>
            </w:r>
          </w:p>
        </w:tc>
        <w:tc>
          <w:tcPr>
            <w:tcW w:w="939" w:type="dxa"/>
            <w:tcBorders/>
          </w:tcPr>
          <w:p>
            <w:pPr>
              <w:pStyle w:val="Normal"/>
              <w:spacing w:lineRule="auto" w:line="240" w:before="0" w:after="0"/>
              <w:ind w:hanging="0" w:left="238"/>
              <w:jc w:val="left"/>
              <w:rPr>
                <w:sz w:val="19"/>
              </w:rPr>
            </w:pPr>
            <w:r>
              <w:rPr>
                <w:sz w:val="19"/>
              </w:rPr>
              <w:t>184</w:t>
            </w:r>
          </w:p>
        </w:tc>
        <w:tc>
          <w:tcPr>
            <w:tcW w:w="941" w:type="dxa"/>
            <w:tcBorders/>
          </w:tcPr>
          <w:p>
            <w:pPr>
              <w:pStyle w:val="Normal"/>
              <w:spacing w:lineRule="auto" w:line="240" w:before="0" w:after="0"/>
              <w:ind w:hanging="0" w:left="284"/>
              <w:jc w:val="left"/>
              <w:rPr>
                <w:sz w:val="19"/>
              </w:rPr>
            </w:pPr>
            <w:r>
              <w:rPr>
                <w:sz w:val="19"/>
              </w:rPr>
              <w:t>10</w:t>
            </w:r>
          </w:p>
        </w:tc>
        <w:tc>
          <w:tcPr>
            <w:tcW w:w="834" w:type="dxa"/>
            <w:tcBorders/>
          </w:tcPr>
          <w:p>
            <w:pPr>
              <w:pStyle w:val="Normal"/>
              <w:spacing w:lineRule="auto" w:line="240" w:before="0" w:after="0"/>
              <w:ind w:hanging="0" w:left="231"/>
              <w:jc w:val="left"/>
              <w:rPr>
                <w:sz w:val="19"/>
              </w:rPr>
            </w:pPr>
            <w:r>
              <w:rPr>
                <w:sz w:val="19"/>
              </w:rPr>
              <w:t>82</w:t>
            </w:r>
          </w:p>
        </w:tc>
        <w:tc>
          <w:tcPr>
            <w:tcW w:w="646" w:type="dxa"/>
            <w:tcBorders/>
          </w:tcPr>
          <w:p>
            <w:pPr>
              <w:pStyle w:val="Normal"/>
              <w:spacing w:lineRule="auto" w:line="240" w:before="0" w:after="0"/>
              <w:ind w:hanging="0" w:left="91"/>
              <w:jc w:val="left"/>
              <w:rPr>
                <w:sz w:val="19"/>
              </w:rPr>
            </w:pPr>
            <w:r>
              <w:rPr>
                <w:sz w:val="19"/>
              </w:rPr>
              <w:t>102</w:t>
            </w:r>
          </w:p>
        </w:tc>
        <w:tc>
          <w:tcPr>
            <w:tcW w:w="1257" w:type="dxa"/>
            <w:tcBorders/>
          </w:tcPr>
          <w:p>
            <w:pPr>
              <w:pStyle w:val="Normal"/>
              <w:spacing w:lineRule="auto" w:line="240" w:before="0" w:after="0"/>
              <w:ind w:hanging="0" w:left="0"/>
              <w:jc w:val="center"/>
              <w:rPr>
                <w:sz w:val="19"/>
              </w:rPr>
            </w:pPr>
            <w:r>
              <w:rPr>
                <w:sz w:val="19"/>
              </w:rPr>
              <w:t>65.2</w:t>
            </w:r>
          </w:p>
        </w:tc>
      </w:tr>
      <w:tr>
        <w:trPr>
          <w:trHeight w:val="227" w:hRule="atLeast"/>
        </w:trPr>
        <w:tc>
          <w:tcPr>
            <w:tcW w:w="4409" w:type="dxa"/>
            <w:tcBorders/>
          </w:tcPr>
          <w:p>
            <w:pPr>
              <w:pStyle w:val="Normal"/>
              <w:spacing w:lineRule="auto" w:line="240" w:before="0" w:after="0"/>
              <w:ind w:hanging="0" w:left="94"/>
              <w:jc w:val="left"/>
              <w:rPr>
                <w:sz w:val="19"/>
              </w:rPr>
            </w:pPr>
            <w:r>
              <w:rPr>
                <w:sz w:val="19"/>
              </w:rPr>
              <w:t>Pheochromocytoma and Paraganglioma (PCPG)</w:t>
            </w:r>
          </w:p>
        </w:tc>
        <w:tc>
          <w:tcPr>
            <w:tcW w:w="939" w:type="dxa"/>
            <w:tcBorders/>
          </w:tcPr>
          <w:p>
            <w:pPr>
              <w:pStyle w:val="Normal"/>
              <w:spacing w:lineRule="auto" w:line="240" w:before="0" w:after="0"/>
              <w:ind w:hanging="0" w:left="238"/>
              <w:jc w:val="left"/>
              <w:rPr>
                <w:sz w:val="19"/>
              </w:rPr>
            </w:pPr>
            <w:r>
              <w:rPr>
                <w:sz w:val="19"/>
              </w:rPr>
              <w:t>179</w:t>
            </w:r>
          </w:p>
        </w:tc>
        <w:tc>
          <w:tcPr>
            <w:tcW w:w="941" w:type="dxa"/>
            <w:tcBorders/>
          </w:tcPr>
          <w:p>
            <w:pPr>
              <w:pStyle w:val="Normal"/>
              <w:spacing w:lineRule="auto" w:line="240" w:before="0" w:after="0"/>
              <w:ind w:hanging="0" w:left="330"/>
              <w:jc w:val="left"/>
              <w:rPr>
                <w:sz w:val="19"/>
              </w:rPr>
            </w:pPr>
            <w:r>
              <w:rPr>
                <w:sz w:val="19"/>
              </w:rPr>
              <w:t>3</w:t>
            </w:r>
          </w:p>
        </w:tc>
        <w:tc>
          <w:tcPr>
            <w:tcW w:w="834" w:type="dxa"/>
            <w:tcBorders/>
          </w:tcPr>
          <w:p>
            <w:pPr>
              <w:pStyle w:val="Normal"/>
              <w:spacing w:lineRule="auto" w:line="240" w:before="0" w:after="0"/>
              <w:ind w:hanging="0" w:left="185"/>
              <w:jc w:val="left"/>
              <w:rPr>
                <w:sz w:val="19"/>
              </w:rPr>
            </w:pPr>
            <w:r>
              <w:rPr>
                <w:sz w:val="19"/>
              </w:rPr>
              <w:t>101</w:t>
            </w:r>
          </w:p>
        </w:tc>
        <w:tc>
          <w:tcPr>
            <w:tcW w:w="646" w:type="dxa"/>
            <w:tcBorders/>
          </w:tcPr>
          <w:p>
            <w:pPr>
              <w:pStyle w:val="Normal"/>
              <w:spacing w:lineRule="auto" w:line="240" w:before="0" w:after="0"/>
              <w:ind w:hanging="0" w:left="137"/>
              <w:jc w:val="left"/>
              <w:rPr>
                <w:sz w:val="19"/>
              </w:rPr>
            </w:pPr>
            <w:r>
              <w:rPr>
                <w:sz w:val="19"/>
              </w:rPr>
              <w:t>78</w:t>
            </w:r>
          </w:p>
        </w:tc>
        <w:tc>
          <w:tcPr>
            <w:tcW w:w="1257" w:type="dxa"/>
            <w:tcBorders/>
          </w:tcPr>
          <w:p>
            <w:pPr>
              <w:pStyle w:val="Normal"/>
              <w:spacing w:lineRule="auto" w:line="240" w:before="0" w:after="0"/>
              <w:ind w:hanging="0" w:left="0"/>
              <w:jc w:val="center"/>
              <w:rPr>
                <w:sz w:val="19"/>
              </w:rPr>
            </w:pPr>
            <w:r>
              <w:rPr>
                <w:sz w:val="19"/>
              </w:rPr>
              <w:t>47.7</w:t>
            </w:r>
          </w:p>
        </w:tc>
      </w:tr>
      <w:tr>
        <w:trPr>
          <w:trHeight w:val="227" w:hRule="atLeast"/>
        </w:trPr>
        <w:tc>
          <w:tcPr>
            <w:tcW w:w="4409" w:type="dxa"/>
            <w:tcBorders/>
          </w:tcPr>
          <w:p>
            <w:pPr>
              <w:pStyle w:val="Normal"/>
              <w:spacing w:lineRule="auto" w:line="240" w:before="0" w:after="0"/>
              <w:ind w:hanging="0" w:left="94"/>
              <w:jc w:val="left"/>
              <w:rPr>
                <w:sz w:val="19"/>
              </w:rPr>
            </w:pPr>
            <w:r>
              <w:rPr>
                <w:sz w:val="19"/>
              </w:rPr>
              <w:t>Prostate Adenocarcinoma (PRAD)</w:t>
            </w:r>
          </w:p>
        </w:tc>
        <w:tc>
          <w:tcPr>
            <w:tcW w:w="939" w:type="dxa"/>
            <w:tcBorders/>
          </w:tcPr>
          <w:p>
            <w:pPr>
              <w:pStyle w:val="Normal"/>
              <w:spacing w:lineRule="auto" w:line="240" w:before="0" w:after="0"/>
              <w:ind w:hanging="0" w:left="238"/>
              <w:jc w:val="left"/>
              <w:rPr>
                <w:sz w:val="19"/>
              </w:rPr>
            </w:pPr>
            <w:r>
              <w:rPr>
                <w:sz w:val="19"/>
              </w:rPr>
              <w:t>502</w:t>
            </w:r>
          </w:p>
        </w:tc>
        <w:tc>
          <w:tcPr>
            <w:tcW w:w="941" w:type="dxa"/>
            <w:tcBorders/>
          </w:tcPr>
          <w:p>
            <w:pPr>
              <w:pStyle w:val="Normal"/>
              <w:spacing w:lineRule="auto" w:line="240" w:before="0" w:after="0"/>
              <w:ind w:hanging="0" w:left="284"/>
              <w:jc w:val="left"/>
              <w:rPr>
                <w:sz w:val="19"/>
              </w:rPr>
            </w:pPr>
            <w:r>
              <w:rPr>
                <w:sz w:val="19"/>
              </w:rPr>
              <w:t>50</w:t>
            </w:r>
          </w:p>
        </w:tc>
        <w:tc>
          <w:tcPr>
            <w:tcW w:w="834" w:type="dxa"/>
            <w:tcBorders/>
          </w:tcPr>
          <w:p>
            <w:pPr>
              <w:pStyle w:val="Normal"/>
              <w:spacing w:lineRule="auto" w:line="240" w:before="0" w:after="0"/>
              <w:ind w:hanging="0" w:left="277"/>
              <w:jc w:val="left"/>
              <w:rPr>
                <w:sz w:val="19"/>
              </w:rPr>
            </w:pPr>
            <w:r>
              <w:rPr>
                <w:sz w:val="19"/>
              </w:rPr>
              <w:t>0</w:t>
            </w:r>
          </w:p>
        </w:tc>
        <w:tc>
          <w:tcPr>
            <w:tcW w:w="646" w:type="dxa"/>
            <w:tcBorders/>
          </w:tcPr>
          <w:p>
            <w:pPr>
              <w:pStyle w:val="Normal"/>
              <w:spacing w:lineRule="auto" w:line="240" w:before="0" w:after="0"/>
              <w:ind w:hanging="0" w:left="91"/>
              <w:jc w:val="left"/>
              <w:rPr>
                <w:sz w:val="19"/>
              </w:rPr>
            </w:pPr>
            <w:r>
              <w:rPr>
                <w:sz w:val="19"/>
              </w:rPr>
              <w:t>498</w:t>
            </w:r>
          </w:p>
        </w:tc>
        <w:tc>
          <w:tcPr>
            <w:tcW w:w="1257" w:type="dxa"/>
            <w:tcBorders/>
          </w:tcPr>
          <w:p>
            <w:pPr>
              <w:pStyle w:val="Normal"/>
              <w:spacing w:lineRule="auto" w:line="240" w:before="0" w:after="0"/>
              <w:ind w:hanging="0" w:left="0"/>
              <w:jc w:val="center"/>
              <w:rPr>
                <w:sz w:val="19"/>
              </w:rPr>
            </w:pPr>
            <w:r>
              <w:rPr>
                <w:sz w:val="19"/>
              </w:rPr>
              <w:t>61.7</w:t>
            </w:r>
          </w:p>
        </w:tc>
      </w:tr>
      <w:tr>
        <w:trPr>
          <w:trHeight w:val="227" w:hRule="atLeast"/>
        </w:trPr>
        <w:tc>
          <w:tcPr>
            <w:tcW w:w="4409" w:type="dxa"/>
            <w:tcBorders/>
          </w:tcPr>
          <w:p>
            <w:pPr>
              <w:pStyle w:val="Normal"/>
              <w:spacing w:lineRule="auto" w:line="240" w:before="0" w:after="0"/>
              <w:ind w:hanging="0" w:left="94"/>
              <w:jc w:val="left"/>
              <w:rPr>
                <w:sz w:val="19"/>
              </w:rPr>
            </w:pPr>
            <w:r>
              <w:rPr>
                <w:sz w:val="19"/>
              </w:rPr>
              <w:t>Rectum Adenocarcinoma (READ)</w:t>
            </w:r>
          </w:p>
        </w:tc>
        <w:tc>
          <w:tcPr>
            <w:tcW w:w="939" w:type="dxa"/>
            <w:tcBorders/>
          </w:tcPr>
          <w:p>
            <w:pPr>
              <w:pStyle w:val="Normal"/>
              <w:spacing w:lineRule="auto" w:line="240" w:before="0" w:after="0"/>
              <w:ind w:hanging="0" w:left="284"/>
              <w:jc w:val="left"/>
              <w:rPr>
                <w:sz w:val="19"/>
              </w:rPr>
            </w:pPr>
            <w:r>
              <w:rPr>
                <w:sz w:val="19"/>
              </w:rPr>
              <w:t>98</w:t>
            </w:r>
          </w:p>
        </w:tc>
        <w:tc>
          <w:tcPr>
            <w:tcW w:w="941" w:type="dxa"/>
            <w:tcBorders/>
          </w:tcPr>
          <w:p>
            <w:pPr>
              <w:pStyle w:val="Normal"/>
              <w:spacing w:lineRule="auto" w:line="240" w:before="0" w:after="0"/>
              <w:ind w:hanging="0" w:left="330"/>
              <w:jc w:val="left"/>
              <w:rPr>
                <w:sz w:val="19"/>
              </w:rPr>
            </w:pPr>
            <w:r>
              <w:rPr>
                <w:sz w:val="19"/>
              </w:rPr>
              <w:t>7</w:t>
            </w:r>
          </w:p>
        </w:tc>
        <w:tc>
          <w:tcPr>
            <w:tcW w:w="834" w:type="dxa"/>
            <w:tcBorders/>
          </w:tcPr>
          <w:p>
            <w:pPr>
              <w:pStyle w:val="Normal"/>
              <w:spacing w:lineRule="auto" w:line="240" w:before="0" w:after="0"/>
              <w:ind w:hanging="0" w:left="231"/>
              <w:jc w:val="left"/>
              <w:rPr>
                <w:sz w:val="19"/>
              </w:rPr>
            </w:pPr>
            <w:r>
              <w:rPr>
                <w:sz w:val="19"/>
              </w:rPr>
              <w:t>44</w:t>
            </w:r>
          </w:p>
        </w:tc>
        <w:tc>
          <w:tcPr>
            <w:tcW w:w="646" w:type="dxa"/>
            <w:tcBorders/>
          </w:tcPr>
          <w:p>
            <w:pPr>
              <w:pStyle w:val="Normal"/>
              <w:spacing w:lineRule="auto" w:line="240" w:before="0" w:after="0"/>
              <w:ind w:hanging="0" w:left="137"/>
              <w:jc w:val="left"/>
              <w:rPr>
                <w:sz w:val="19"/>
              </w:rPr>
            </w:pPr>
            <w:r>
              <w:rPr>
                <w:sz w:val="19"/>
              </w:rPr>
              <w:t>53</w:t>
            </w:r>
          </w:p>
        </w:tc>
        <w:tc>
          <w:tcPr>
            <w:tcW w:w="1257" w:type="dxa"/>
            <w:tcBorders/>
          </w:tcPr>
          <w:p>
            <w:pPr>
              <w:pStyle w:val="Normal"/>
              <w:spacing w:lineRule="auto" w:line="240" w:before="0" w:after="0"/>
              <w:ind w:hanging="0" w:left="0"/>
              <w:jc w:val="center"/>
              <w:rPr>
                <w:sz w:val="19"/>
              </w:rPr>
            </w:pPr>
            <w:r>
              <w:rPr>
                <w:sz w:val="19"/>
              </w:rPr>
              <w:t>63.4</w:t>
            </w:r>
          </w:p>
        </w:tc>
      </w:tr>
      <w:tr>
        <w:trPr>
          <w:trHeight w:val="227" w:hRule="atLeast"/>
        </w:trPr>
        <w:tc>
          <w:tcPr>
            <w:tcW w:w="4409" w:type="dxa"/>
            <w:tcBorders/>
          </w:tcPr>
          <w:p>
            <w:pPr>
              <w:pStyle w:val="Normal"/>
              <w:spacing w:lineRule="auto" w:line="240" w:before="0" w:after="0"/>
              <w:ind w:hanging="0" w:left="94"/>
              <w:jc w:val="left"/>
              <w:rPr>
                <w:sz w:val="19"/>
              </w:rPr>
            </w:pPr>
            <w:r>
              <w:rPr>
                <w:sz w:val="19"/>
              </w:rPr>
              <w:t>Sarcoma (SARC)</w:t>
            </w:r>
          </w:p>
        </w:tc>
        <w:tc>
          <w:tcPr>
            <w:tcW w:w="939" w:type="dxa"/>
            <w:tcBorders/>
          </w:tcPr>
          <w:p>
            <w:pPr>
              <w:pStyle w:val="Normal"/>
              <w:spacing w:lineRule="auto" w:line="240" w:before="0" w:after="0"/>
              <w:ind w:hanging="0" w:left="238"/>
              <w:jc w:val="left"/>
              <w:rPr>
                <w:sz w:val="19"/>
              </w:rPr>
            </w:pPr>
            <w:r>
              <w:rPr>
                <w:sz w:val="19"/>
              </w:rPr>
              <w:t>261</w:t>
            </w:r>
          </w:p>
        </w:tc>
        <w:tc>
          <w:tcPr>
            <w:tcW w:w="941" w:type="dxa"/>
            <w:tcBorders/>
          </w:tcPr>
          <w:p>
            <w:pPr>
              <w:pStyle w:val="Normal"/>
              <w:spacing w:lineRule="auto" w:line="240" w:before="0" w:after="0"/>
              <w:ind w:hanging="0" w:left="330"/>
              <w:jc w:val="left"/>
              <w:rPr>
                <w:sz w:val="19"/>
              </w:rPr>
            </w:pPr>
            <w:r>
              <w:rPr>
                <w:sz w:val="19"/>
              </w:rPr>
              <w:t>4</w:t>
            </w:r>
          </w:p>
        </w:tc>
        <w:tc>
          <w:tcPr>
            <w:tcW w:w="834" w:type="dxa"/>
            <w:tcBorders/>
          </w:tcPr>
          <w:p>
            <w:pPr>
              <w:pStyle w:val="Normal"/>
              <w:spacing w:lineRule="auto" w:line="240" w:before="0" w:after="0"/>
              <w:ind w:hanging="0" w:left="185"/>
              <w:jc w:val="left"/>
              <w:rPr>
                <w:sz w:val="19"/>
              </w:rPr>
            </w:pPr>
            <w:r>
              <w:rPr>
                <w:sz w:val="19"/>
              </w:rPr>
              <w:t>142</w:t>
            </w:r>
          </w:p>
        </w:tc>
        <w:tc>
          <w:tcPr>
            <w:tcW w:w="646" w:type="dxa"/>
            <w:tcBorders/>
          </w:tcPr>
          <w:p>
            <w:pPr>
              <w:pStyle w:val="Normal"/>
              <w:spacing w:lineRule="auto" w:line="240" w:before="0" w:after="0"/>
              <w:ind w:hanging="0" w:left="91"/>
              <w:jc w:val="left"/>
              <w:rPr>
                <w:sz w:val="19"/>
              </w:rPr>
            </w:pPr>
            <w:r>
              <w:rPr>
                <w:sz w:val="19"/>
              </w:rPr>
              <w:t>119</w:t>
            </w:r>
          </w:p>
        </w:tc>
        <w:tc>
          <w:tcPr>
            <w:tcW w:w="1257" w:type="dxa"/>
            <w:tcBorders/>
          </w:tcPr>
          <w:p>
            <w:pPr>
              <w:pStyle w:val="Normal"/>
              <w:spacing w:lineRule="auto" w:line="240" w:before="0" w:after="0"/>
              <w:ind w:hanging="0" w:left="0"/>
              <w:jc w:val="center"/>
              <w:rPr>
                <w:sz w:val="19"/>
              </w:rPr>
            </w:pPr>
            <w:r>
              <w:rPr>
                <w:sz w:val="19"/>
              </w:rPr>
              <w:t>61.3</w:t>
            </w:r>
          </w:p>
        </w:tc>
      </w:tr>
      <w:tr>
        <w:trPr>
          <w:trHeight w:val="227" w:hRule="atLeast"/>
        </w:trPr>
        <w:tc>
          <w:tcPr>
            <w:tcW w:w="4409" w:type="dxa"/>
            <w:tcBorders/>
          </w:tcPr>
          <w:p>
            <w:pPr>
              <w:pStyle w:val="Normal"/>
              <w:spacing w:lineRule="auto" w:line="240" w:before="0" w:after="0"/>
              <w:ind w:hanging="0" w:left="94"/>
              <w:jc w:val="left"/>
              <w:rPr>
                <w:sz w:val="19"/>
              </w:rPr>
            </w:pPr>
            <w:r>
              <w:rPr>
                <w:sz w:val="19"/>
              </w:rPr>
              <w:t>Stomach Adenocarcinoma (STAD)</w:t>
            </w:r>
          </w:p>
        </w:tc>
        <w:tc>
          <w:tcPr>
            <w:tcW w:w="939" w:type="dxa"/>
            <w:tcBorders/>
          </w:tcPr>
          <w:p>
            <w:pPr>
              <w:pStyle w:val="Normal"/>
              <w:spacing w:lineRule="auto" w:line="240" w:before="0" w:after="0"/>
              <w:ind w:hanging="0" w:left="238"/>
              <w:jc w:val="left"/>
              <w:rPr>
                <w:sz w:val="19"/>
              </w:rPr>
            </w:pPr>
            <w:r>
              <w:rPr>
                <w:sz w:val="19"/>
              </w:rPr>
              <w:t>395</w:t>
            </w:r>
          </w:p>
        </w:tc>
        <w:tc>
          <w:tcPr>
            <w:tcW w:w="941" w:type="dxa"/>
            <w:tcBorders/>
          </w:tcPr>
          <w:p>
            <w:pPr>
              <w:pStyle w:val="Normal"/>
              <w:spacing w:lineRule="auto" w:line="240" w:before="0" w:after="0"/>
              <w:ind w:hanging="0" w:left="330"/>
              <w:jc w:val="left"/>
              <w:rPr>
                <w:sz w:val="19"/>
              </w:rPr>
            </w:pPr>
            <w:r>
              <w:rPr>
                <w:sz w:val="19"/>
              </w:rPr>
              <w:t>2</w:t>
            </w:r>
          </w:p>
        </w:tc>
        <w:tc>
          <w:tcPr>
            <w:tcW w:w="834" w:type="dxa"/>
            <w:tcBorders/>
          </w:tcPr>
          <w:p>
            <w:pPr>
              <w:pStyle w:val="Normal"/>
              <w:spacing w:lineRule="auto" w:line="240" w:before="0" w:after="0"/>
              <w:ind w:hanging="0" w:left="185"/>
              <w:jc w:val="left"/>
              <w:rPr>
                <w:sz w:val="19"/>
              </w:rPr>
            </w:pPr>
            <w:r>
              <w:rPr>
                <w:sz w:val="19"/>
              </w:rPr>
              <w:t>139</w:t>
            </w:r>
          </w:p>
        </w:tc>
        <w:tc>
          <w:tcPr>
            <w:tcW w:w="646" w:type="dxa"/>
            <w:tcBorders/>
          </w:tcPr>
          <w:p>
            <w:pPr>
              <w:pStyle w:val="Normal"/>
              <w:spacing w:lineRule="auto" w:line="240" w:before="0" w:after="0"/>
              <w:ind w:hanging="0" w:left="91"/>
              <w:jc w:val="left"/>
              <w:rPr>
                <w:sz w:val="19"/>
              </w:rPr>
            </w:pPr>
            <w:r>
              <w:rPr>
                <w:sz w:val="19"/>
              </w:rPr>
              <w:t>259</w:t>
            </w:r>
          </w:p>
        </w:tc>
        <w:tc>
          <w:tcPr>
            <w:tcW w:w="1257" w:type="dxa"/>
            <w:tcBorders/>
          </w:tcPr>
          <w:p>
            <w:pPr>
              <w:pStyle w:val="Normal"/>
              <w:spacing w:lineRule="auto" w:line="240" w:before="0" w:after="0"/>
              <w:ind w:hanging="0" w:left="0"/>
              <w:jc w:val="center"/>
              <w:rPr>
                <w:sz w:val="19"/>
              </w:rPr>
            </w:pPr>
            <w:r>
              <w:rPr>
                <w:sz w:val="19"/>
              </w:rPr>
              <w:t>65.7</w:t>
            </w:r>
          </w:p>
        </w:tc>
      </w:tr>
      <w:tr>
        <w:trPr>
          <w:trHeight w:val="227" w:hRule="atLeast"/>
        </w:trPr>
        <w:tc>
          <w:tcPr>
            <w:tcW w:w="4409" w:type="dxa"/>
            <w:tcBorders/>
          </w:tcPr>
          <w:p>
            <w:pPr>
              <w:pStyle w:val="Normal"/>
              <w:spacing w:lineRule="auto" w:line="240" w:before="0" w:after="0"/>
              <w:ind w:hanging="0" w:left="94"/>
              <w:jc w:val="left"/>
              <w:rPr>
                <w:sz w:val="19"/>
              </w:rPr>
            </w:pPr>
            <w:r>
              <w:rPr>
                <w:sz w:val="19"/>
              </w:rPr>
              <w:t>Skin Cutaneous Melanoma (SKCM)</w:t>
            </w:r>
          </w:p>
        </w:tc>
        <w:tc>
          <w:tcPr>
            <w:tcW w:w="939" w:type="dxa"/>
            <w:tcBorders/>
          </w:tcPr>
          <w:p>
            <w:pPr>
              <w:pStyle w:val="Normal"/>
              <w:spacing w:lineRule="auto" w:line="240" w:before="0" w:after="0"/>
              <w:ind w:hanging="0" w:left="238"/>
              <w:jc w:val="left"/>
              <w:rPr>
                <w:sz w:val="19"/>
              </w:rPr>
            </w:pPr>
            <w:r>
              <w:rPr>
                <w:sz w:val="19"/>
              </w:rPr>
              <w:t>104</w:t>
            </w:r>
          </w:p>
        </w:tc>
        <w:tc>
          <w:tcPr>
            <w:tcW w:w="941" w:type="dxa"/>
            <w:tcBorders/>
          </w:tcPr>
          <w:p>
            <w:pPr>
              <w:pStyle w:val="Normal"/>
              <w:spacing w:lineRule="auto" w:line="240" w:before="0" w:after="0"/>
              <w:ind w:hanging="0" w:left="330"/>
              <w:jc w:val="left"/>
              <w:rPr>
                <w:sz w:val="19"/>
              </w:rPr>
            </w:pPr>
            <w:r>
              <w:rPr>
                <w:sz w:val="19"/>
              </w:rPr>
              <w:t>2</w:t>
            </w:r>
          </w:p>
        </w:tc>
        <w:tc>
          <w:tcPr>
            <w:tcW w:w="834" w:type="dxa"/>
            <w:tcBorders/>
          </w:tcPr>
          <w:p>
            <w:pPr>
              <w:pStyle w:val="Normal"/>
              <w:spacing w:lineRule="auto" w:line="240" w:before="0" w:after="0"/>
              <w:ind w:hanging="0" w:left="231"/>
              <w:jc w:val="left"/>
              <w:rPr>
                <w:sz w:val="19"/>
              </w:rPr>
            </w:pPr>
            <w:r>
              <w:rPr>
                <w:sz w:val="19"/>
              </w:rPr>
              <w:t>42</w:t>
            </w:r>
          </w:p>
        </w:tc>
        <w:tc>
          <w:tcPr>
            <w:tcW w:w="646" w:type="dxa"/>
            <w:tcBorders/>
          </w:tcPr>
          <w:p>
            <w:pPr>
              <w:pStyle w:val="Normal"/>
              <w:spacing w:lineRule="auto" w:line="240" w:before="0" w:after="0"/>
              <w:ind w:hanging="0" w:left="137"/>
              <w:jc w:val="left"/>
              <w:rPr>
                <w:sz w:val="19"/>
              </w:rPr>
            </w:pPr>
            <w:r>
              <w:rPr>
                <w:sz w:val="19"/>
              </w:rPr>
              <w:t>64</w:t>
            </w:r>
          </w:p>
        </w:tc>
        <w:tc>
          <w:tcPr>
            <w:tcW w:w="1257" w:type="dxa"/>
            <w:tcBorders/>
          </w:tcPr>
          <w:p>
            <w:pPr>
              <w:pStyle w:val="Normal"/>
              <w:spacing w:lineRule="auto" w:line="240" w:before="0" w:after="0"/>
              <w:ind w:hanging="0" w:left="0"/>
              <w:jc w:val="center"/>
              <w:rPr>
                <w:sz w:val="19"/>
              </w:rPr>
            </w:pPr>
            <w:r>
              <w:rPr>
                <w:sz w:val="19"/>
              </w:rPr>
              <w:t>65.6</w:t>
            </w:r>
          </w:p>
        </w:tc>
      </w:tr>
      <w:tr>
        <w:trPr>
          <w:trHeight w:val="227" w:hRule="atLeast"/>
        </w:trPr>
        <w:tc>
          <w:tcPr>
            <w:tcW w:w="4409" w:type="dxa"/>
            <w:tcBorders/>
          </w:tcPr>
          <w:p>
            <w:pPr>
              <w:pStyle w:val="Normal"/>
              <w:spacing w:lineRule="auto" w:line="240" w:before="0" w:after="0"/>
              <w:ind w:hanging="0" w:left="94"/>
              <w:jc w:val="left"/>
              <w:rPr>
                <w:sz w:val="19"/>
              </w:rPr>
            </w:pPr>
            <w:r>
              <w:rPr>
                <w:sz w:val="19"/>
              </w:rPr>
              <w:t>Kidney Renal Papillary Cell Carcinoma (KIRP)</w:t>
            </w:r>
          </w:p>
        </w:tc>
        <w:tc>
          <w:tcPr>
            <w:tcW w:w="939" w:type="dxa"/>
            <w:tcBorders/>
          </w:tcPr>
          <w:p>
            <w:pPr>
              <w:pStyle w:val="Normal"/>
              <w:spacing w:lineRule="auto" w:line="240" w:before="0" w:after="0"/>
              <w:ind w:hanging="0" w:left="238"/>
              <w:jc w:val="left"/>
              <w:rPr>
                <w:sz w:val="19"/>
              </w:rPr>
            </w:pPr>
            <w:r>
              <w:rPr>
                <w:sz w:val="19"/>
              </w:rPr>
              <w:t>275</w:t>
            </w:r>
          </w:p>
        </w:tc>
        <w:tc>
          <w:tcPr>
            <w:tcW w:w="941" w:type="dxa"/>
            <w:tcBorders/>
          </w:tcPr>
          <w:p>
            <w:pPr>
              <w:pStyle w:val="Normal"/>
              <w:spacing w:lineRule="auto" w:line="240" w:before="0" w:after="0"/>
              <w:ind w:hanging="0" w:left="284"/>
              <w:jc w:val="left"/>
              <w:rPr>
                <w:sz w:val="19"/>
              </w:rPr>
            </w:pPr>
            <w:r>
              <w:rPr>
                <w:sz w:val="19"/>
              </w:rPr>
              <w:t>45</w:t>
            </w:r>
          </w:p>
        </w:tc>
        <w:tc>
          <w:tcPr>
            <w:tcW w:w="834" w:type="dxa"/>
            <w:tcBorders/>
          </w:tcPr>
          <w:p>
            <w:pPr>
              <w:pStyle w:val="Normal"/>
              <w:spacing w:lineRule="auto" w:line="240" w:before="0" w:after="0"/>
              <w:ind w:hanging="0" w:left="231"/>
              <w:jc w:val="left"/>
              <w:rPr>
                <w:sz w:val="19"/>
              </w:rPr>
            </w:pPr>
            <w:r>
              <w:rPr>
                <w:sz w:val="19"/>
              </w:rPr>
              <w:t>73</w:t>
            </w:r>
          </w:p>
        </w:tc>
        <w:tc>
          <w:tcPr>
            <w:tcW w:w="646" w:type="dxa"/>
            <w:tcBorders/>
          </w:tcPr>
          <w:p>
            <w:pPr>
              <w:pStyle w:val="Normal"/>
              <w:spacing w:lineRule="auto" w:line="240" w:before="0" w:after="0"/>
              <w:ind w:hanging="0" w:left="91"/>
              <w:jc w:val="left"/>
              <w:rPr>
                <w:sz w:val="19"/>
              </w:rPr>
            </w:pPr>
            <w:r>
              <w:rPr>
                <w:sz w:val="19"/>
              </w:rPr>
              <w:t>202</w:t>
            </w:r>
          </w:p>
        </w:tc>
        <w:tc>
          <w:tcPr>
            <w:tcW w:w="1257" w:type="dxa"/>
            <w:tcBorders/>
          </w:tcPr>
          <w:p>
            <w:pPr>
              <w:pStyle w:val="Normal"/>
              <w:spacing w:lineRule="auto" w:line="240" w:before="0" w:after="0"/>
              <w:ind w:hanging="0" w:left="0"/>
              <w:jc w:val="center"/>
              <w:rPr>
                <w:sz w:val="19"/>
              </w:rPr>
            </w:pPr>
            <w:r>
              <w:rPr>
                <w:sz w:val="19"/>
              </w:rPr>
              <w:t>61.7</w:t>
            </w:r>
          </w:p>
        </w:tc>
      </w:tr>
      <w:tr>
        <w:trPr>
          <w:trHeight w:val="227" w:hRule="atLeast"/>
        </w:trPr>
        <w:tc>
          <w:tcPr>
            <w:tcW w:w="4409" w:type="dxa"/>
            <w:tcBorders/>
          </w:tcPr>
          <w:p>
            <w:pPr>
              <w:pStyle w:val="Normal"/>
              <w:spacing w:lineRule="auto" w:line="240" w:before="0" w:after="0"/>
              <w:ind w:hanging="0" w:left="94"/>
              <w:jc w:val="left"/>
              <w:rPr>
                <w:sz w:val="19"/>
              </w:rPr>
            </w:pPr>
            <w:r>
              <w:rPr>
                <w:sz w:val="19"/>
              </w:rPr>
              <w:t>Thymoma (THYM)</w:t>
            </w:r>
          </w:p>
        </w:tc>
        <w:tc>
          <w:tcPr>
            <w:tcW w:w="939" w:type="dxa"/>
            <w:tcBorders/>
          </w:tcPr>
          <w:p>
            <w:pPr>
              <w:pStyle w:val="Normal"/>
              <w:spacing w:lineRule="auto" w:line="240" w:before="0" w:after="0"/>
              <w:ind w:hanging="0" w:left="238"/>
              <w:jc w:val="left"/>
              <w:rPr>
                <w:sz w:val="19"/>
              </w:rPr>
            </w:pPr>
            <w:r>
              <w:rPr>
                <w:sz w:val="19"/>
              </w:rPr>
              <w:t>124</w:t>
            </w:r>
          </w:p>
        </w:tc>
        <w:tc>
          <w:tcPr>
            <w:tcW w:w="941" w:type="dxa"/>
            <w:tcBorders/>
          </w:tcPr>
          <w:p>
            <w:pPr>
              <w:pStyle w:val="Normal"/>
              <w:spacing w:lineRule="auto" w:line="240" w:before="0" w:after="0"/>
              <w:ind w:hanging="0" w:left="330"/>
              <w:jc w:val="left"/>
              <w:rPr>
                <w:sz w:val="19"/>
              </w:rPr>
            </w:pPr>
            <w:r>
              <w:rPr>
                <w:sz w:val="19"/>
              </w:rPr>
              <w:t>2</w:t>
            </w:r>
          </w:p>
        </w:tc>
        <w:tc>
          <w:tcPr>
            <w:tcW w:w="834" w:type="dxa"/>
            <w:tcBorders/>
          </w:tcPr>
          <w:p>
            <w:pPr>
              <w:pStyle w:val="Normal"/>
              <w:spacing w:lineRule="auto" w:line="240" w:before="0" w:after="0"/>
              <w:ind w:hanging="0" w:left="231"/>
              <w:jc w:val="left"/>
              <w:rPr>
                <w:sz w:val="19"/>
              </w:rPr>
            </w:pPr>
            <w:r>
              <w:rPr>
                <w:sz w:val="19"/>
              </w:rPr>
              <w:t>60</w:t>
            </w:r>
          </w:p>
        </w:tc>
        <w:tc>
          <w:tcPr>
            <w:tcW w:w="646" w:type="dxa"/>
            <w:tcBorders/>
          </w:tcPr>
          <w:p>
            <w:pPr>
              <w:pStyle w:val="Normal"/>
              <w:spacing w:lineRule="auto" w:line="240" w:before="0" w:after="0"/>
              <w:ind w:hanging="0" w:left="137"/>
              <w:jc w:val="left"/>
              <w:rPr>
                <w:sz w:val="19"/>
              </w:rPr>
            </w:pPr>
            <w:r>
              <w:rPr>
                <w:sz w:val="19"/>
              </w:rPr>
              <w:t>64</w:t>
            </w:r>
          </w:p>
        </w:tc>
        <w:tc>
          <w:tcPr>
            <w:tcW w:w="1257" w:type="dxa"/>
            <w:tcBorders/>
          </w:tcPr>
          <w:p>
            <w:pPr>
              <w:pStyle w:val="Normal"/>
              <w:spacing w:lineRule="auto" w:line="240" w:before="0" w:after="0"/>
              <w:ind w:hanging="0" w:left="0"/>
              <w:jc w:val="center"/>
              <w:rPr>
                <w:sz w:val="19"/>
              </w:rPr>
            </w:pPr>
            <w:r>
              <w:rPr>
                <w:sz w:val="19"/>
              </w:rPr>
              <w:t>58.7</w:t>
            </w:r>
          </w:p>
        </w:tc>
      </w:tr>
      <w:tr>
        <w:trPr>
          <w:trHeight w:val="227" w:hRule="atLeast"/>
        </w:trPr>
        <w:tc>
          <w:tcPr>
            <w:tcW w:w="4409" w:type="dxa"/>
            <w:tcBorders/>
          </w:tcPr>
          <w:p>
            <w:pPr>
              <w:pStyle w:val="Normal"/>
              <w:spacing w:lineRule="auto" w:line="240" w:before="0" w:after="0"/>
              <w:ind w:hanging="0" w:left="94"/>
              <w:jc w:val="left"/>
              <w:rPr>
                <w:sz w:val="19"/>
              </w:rPr>
            </w:pPr>
            <w:r>
              <w:rPr>
                <w:sz w:val="19"/>
              </w:rPr>
              <w:t>Kidney Renal Clear Cell Carcinoma (KIRC)</w:t>
            </w:r>
          </w:p>
        </w:tc>
        <w:tc>
          <w:tcPr>
            <w:tcW w:w="939" w:type="dxa"/>
            <w:tcBorders/>
          </w:tcPr>
          <w:p>
            <w:pPr>
              <w:pStyle w:val="Normal"/>
              <w:spacing w:lineRule="auto" w:line="240" w:before="0" w:after="0"/>
              <w:ind w:hanging="0" w:left="238"/>
              <w:jc w:val="left"/>
              <w:rPr>
                <w:sz w:val="19"/>
              </w:rPr>
            </w:pPr>
            <w:r>
              <w:rPr>
                <w:sz w:val="19"/>
              </w:rPr>
              <w:t>324</w:t>
            </w:r>
          </w:p>
        </w:tc>
        <w:tc>
          <w:tcPr>
            <w:tcW w:w="941" w:type="dxa"/>
            <w:tcBorders/>
          </w:tcPr>
          <w:p>
            <w:pPr>
              <w:pStyle w:val="Normal"/>
              <w:spacing w:lineRule="auto" w:line="240" w:before="0" w:after="0"/>
              <w:ind w:hanging="0" w:left="238"/>
              <w:jc w:val="left"/>
              <w:rPr>
                <w:sz w:val="19"/>
              </w:rPr>
            </w:pPr>
            <w:r>
              <w:rPr>
                <w:sz w:val="19"/>
              </w:rPr>
              <w:t>160</w:t>
            </w:r>
          </w:p>
        </w:tc>
        <w:tc>
          <w:tcPr>
            <w:tcW w:w="834" w:type="dxa"/>
            <w:tcBorders/>
          </w:tcPr>
          <w:p>
            <w:pPr>
              <w:pStyle w:val="Normal"/>
              <w:spacing w:lineRule="auto" w:line="240" w:before="0" w:after="0"/>
              <w:ind w:hanging="0" w:left="185"/>
              <w:jc w:val="left"/>
              <w:rPr>
                <w:sz w:val="19"/>
              </w:rPr>
            </w:pPr>
            <w:r>
              <w:rPr>
                <w:sz w:val="19"/>
              </w:rPr>
              <w:t>114</w:t>
            </w:r>
          </w:p>
        </w:tc>
        <w:tc>
          <w:tcPr>
            <w:tcW w:w="646" w:type="dxa"/>
            <w:tcBorders/>
          </w:tcPr>
          <w:p>
            <w:pPr>
              <w:pStyle w:val="Normal"/>
              <w:spacing w:lineRule="auto" w:line="240" w:before="0" w:after="0"/>
              <w:ind w:hanging="0" w:left="91"/>
              <w:jc w:val="left"/>
              <w:rPr>
                <w:sz w:val="19"/>
              </w:rPr>
            </w:pPr>
            <w:r>
              <w:rPr>
                <w:sz w:val="19"/>
              </w:rPr>
              <w:t>205</w:t>
            </w:r>
          </w:p>
        </w:tc>
        <w:tc>
          <w:tcPr>
            <w:tcW w:w="1257" w:type="dxa"/>
            <w:tcBorders/>
          </w:tcPr>
          <w:p>
            <w:pPr>
              <w:pStyle w:val="Normal"/>
              <w:spacing w:lineRule="auto" w:line="240" w:before="0" w:after="0"/>
              <w:ind w:hanging="0" w:left="0"/>
              <w:jc w:val="center"/>
              <w:rPr>
                <w:sz w:val="19"/>
              </w:rPr>
            </w:pPr>
            <w:r>
              <w:rPr>
                <w:sz w:val="19"/>
              </w:rPr>
              <w:t>61.8</w:t>
            </w:r>
          </w:p>
        </w:tc>
      </w:tr>
      <w:tr>
        <w:trPr>
          <w:trHeight w:val="264" w:hRule="atLeast"/>
        </w:trPr>
        <w:tc>
          <w:tcPr>
            <w:tcW w:w="4409" w:type="dxa"/>
            <w:tcBorders>
              <w:bottom w:val="single" w:sz="4" w:space="0" w:color="000000"/>
            </w:tcBorders>
          </w:tcPr>
          <w:p>
            <w:pPr>
              <w:pStyle w:val="Normal"/>
              <w:spacing w:lineRule="auto" w:line="240" w:before="0" w:after="0"/>
              <w:ind w:hanging="0" w:left="94"/>
              <w:jc w:val="left"/>
              <w:rPr>
                <w:sz w:val="19"/>
              </w:rPr>
            </w:pPr>
            <w:r>
              <w:rPr>
                <w:sz w:val="19"/>
              </w:rPr>
              <w:t>Uterine Corpus Endometrial Carcinoma (UCEC)</w:t>
            </w:r>
          </w:p>
        </w:tc>
        <w:tc>
          <w:tcPr>
            <w:tcW w:w="939" w:type="dxa"/>
            <w:tcBorders>
              <w:bottom w:val="single" w:sz="4" w:space="0" w:color="000000"/>
            </w:tcBorders>
          </w:tcPr>
          <w:p>
            <w:pPr>
              <w:pStyle w:val="Normal"/>
              <w:spacing w:lineRule="auto" w:line="240" w:before="0" w:after="0"/>
              <w:ind w:hanging="0" w:left="238"/>
              <w:jc w:val="left"/>
              <w:rPr>
                <w:sz w:val="19"/>
              </w:rPr>
            </w:pPr>
            <w:r>
              <w:rPr>
                <w:sz w:val="19"/>
              </w:rPr>
              <w:t>438</w:t>
            </w:r>
          </w:p>
        </w:tc>
        <w:tc>
          <w:tcPr>
            <w:tcW w:w="941" w:type="dxa"/>
            <w:tcBorders>
              <w:bottom w:val="single" w:sz="4" w:space="0" w:color="000000"/>
            </w:tcBorders>
          </w:tcPr>
          <w:p>
            <w:pPr>
              <w:pStyle w:val="Normal"/>
              <w:spacing w:lineRule="auto" w:line="240" w:before="0" w:after="0"/>
              <w:ind w:hanging="0" w:left="284"/>
              <w:jc w:val="left"/>
              <w:rPr>
                <w:sz w:val="19"/>
              </w:rPr>
            </w:pPr>
            <w:r>
              <w:rPr>
                <w:sz w:val="19"/>
              </w:rPr>
              <w:t>46</w:t>
            </w:r>
          </w:p>
        </w:tc>
        <w:tc>
          <w:tcPr>
            <w:tcW w:w="834" w:type="dxa"/>
            <w:tcBorders>
              <w:bottom w:val="single" w:sz="4" w:space="0" w:color="000000"/>
            </w:tcBorders>
          </w:tcPr>
          <w:p>
            <w:pPr>
              <w:pStyle w:val="Normal"/>
              <w:spacing w:lineRule="auto" w:line="240" w:before="0" w:after="0"/>
              <w:ind w:hanging="0" w:left="185"/>
              <w:jc w:val="left"/>
              <w:rPr>
                <w:sz w:val="19"/>
              </w:rPr>
            </w:pPr>
            <w:r>
              <w:rPr>
                <w:sz w:val="19"/>
              </w:rPr>
              <w:t>432</w:t>
            </w:r>
          </w:p>
        </w:tc>
        <w:tc>
          <w:tcPr>
            <w:tcW w:w="646" w:type="dxa"/>
            <w:tcBorders>
              <w:bottom w:val="single" w:sz="4" w:space="0" w:color="000000"/>
            </w:tcBorders>
          </w:tcPr>
          <w:p>
            <w:pPr>
              <w:pStyle w:val="Normal"/>
              <w:spacing w:lineRule="auto" w:line="240" w:before="0" w:after="0"/>
              <w:ind w:hanging="0" w:left="183"/>
              <w:jc w:val="left"/>
              <w:rPr>
                <w:sz w:val="19"/>
              </w:rPr>
            </w:pPr>
            <w:r>
              <w:rPr>
                <w:sz w:val="19"/>
              </w:rPr>
              <w:t>0</w:t>
            </w:r>
          </w:p>
        </w:tc>
        <w:tc>
          <w:tcPr>
            <w:tcW w:w="1257" w:type="dxa"/>
            <w:tcBorders>
              <w:bottom w:val="single" w:sz="4" w:space="0" w:color="000000"/>
            </w:tcBorders>
          </w:tcPr>
          <w:p>
            <w:pPr>
              <w:pStyle w:val="Normal"/>
              <w:spacing w:lineRule="auto" w:line="240" w:before="0" w:after="0"/>
              <w:ind w:hanging="0" w:left="0"/>
              <w:jc w:val="center"/>
              <w:rPr>
                <w:sz w:val="19"/>
              </w:rPr>
            </w:pPr>
            <w:r>
              <w:rPr>
                <w:sz w:val="19"/>
              </w:rPr>
              <w:t>64.6</w:t>
            </w:r>
          </w:p>
        </w:tc>
      </w:tr>
    </w:tbl>
    <w:p>
      <w:pPr>
        <w:pStyle w:val="Normal"/>
        <w:spacing w:lineRule="auto" w:line="240" w:before="0" w:after="367"/>
        <w:ind w:hanging="0" w:left="0"/>
        <w:jc w:val="left"/>
        <w:rPr>
          <w:b/>
        </w:rPr>
      </w:pPr>
      <w:r>
        <w:rPr>
          <w:b/>
        </w:rPr>
      </w:r>
    </w:p>
    <w:p>
      <w:pPr>
        <w:pStyle w:val="Normal"/>
        <w:ind w:hanging="0" w:left="-5"/>
        <w:rPr/>
      </w:pPr>
      <w:r>
        <w:rPr/>
      </w:r>
    </w:p>
    <w:p>
      <w:pPr>
        <w:pStyle w:val="Normal"/>
        <w:ind w:hanging="0" w:left="-5"/>
        <w:rPr/>
      </w:pPr>
      <w:r>
        <w:rPr/>
        <w:t>Table 3.2: Chi-squared test results for the association between sex and tissue type (tumor vs. normal) across TCGA cancer cohorts.</w:t>
      </w:r>
    </w:p>
    <w:tbl>
      <w:tblPr>
        <w:tblW w:w="9026" w:type="dxa"/>
        <w:jc w:val="left"/>
        <w:tblInd w:w="0" w:type="dxa"/>
        <w:tblLayout w:type="fixed"/>
        <w:tblCellMar>
          <w:top w:w="44" w:type="dxa"/>
          <w:left w:w="0" w:type="dxa"/>
          <w:bottom w:w="0" w:type="dxa"/>
          <w:right w:w="115" w:type="dxa"/>
        </w:tblCellMar>
      </w:tblPr>
      <w:tblGrid>
        <w:gridCol w:w="5887"/>
        <w:gridCol w:w="1528"/>
        <w:gridCol w:w="538"/>
        <w:gridCol w:w="1073"/>
      </w:tblGrid>
      <w:tr>
        <w:trPr>
          <w:trHeight w:val="313" w:hRule="atLeast"/>
        </w:trPr>
        <w:tc>
          <w:tcPr>
            <w:tcW w:w="5887" w:type="dxa"/>
            <w:tcBorders>
              <w:top w:val="single" w:sz="4" w:space="0" w:color="000000"/>
              <w:bottom w:val="single" w:sz="4" w:space="0" w:color="000000"/>
            </w:tcBorders>
          </w:tcPr>
          <w:p>
            <w:pPr>
              <w:pStyle w:val="Normal"/>
              <w:spacing w:lineRule="auto" w:line="240" w:before="0" w:after="0"/>
              <w:ind w:hanging="0" w:left="134"/>
              <w:jc w:val="left"/>
              <w:rPr>
                <w:b/>
              </w:rPr>
            </w:pPr>
            <w:r>
              <w:rPr>
                <w:b/>
              </w:rPr>
              <w:t>Cancer Type</w:t>
            </w:r>
          </w:p>
          <w:p>
            <w:pPr>
              <w:pStyle w:val="Normal"/>
              <w:spacing w:lineRule="auto" w:line="240" w:before="0" w:after="0"/>
              <w:ind w:hanging="0" w:left="134"/>
              <w:jc w:val="left"/>
              <w:rPr/>
            </w:pPr>
            <w:r>
              <w:rPr/>
            </w:r>
          </w:p>
        </w:tc>
        <w:tc>
          <w:tcPr>
            <w:tcW w:w="1528" w:type="dxa"/>
            <w:tcBorders>
              <w:top w:val="single" w:sz="4" w:space="0" w:color="000000"/>
              <w:bottom w:val="single" w:sz="4" w:space="0" w:color="000000"/>
            </w:tcBorders>
          </w:tcPr>
          <w:p>
            <w:pPr>
              <w:pStyle w:val="Normal"/>
              <w:spacing w:lineRule="auto" w:line="240" w:before="0" w:after="0"/>
              <w:ind w:hanging="0" w:left="0"/>
              <w:jc w:val="left"/>
              <w:rPr>
                <w:b/>
              </w:rPr>
            </w:pPr>
            <w:r>
              <w:rPr>
                <w:b/>
              </w:rPr>
              <w:t>X-squared</w:t>
            </w:r>
          </w:p>
        </w:tc>
        <w:tc>
          <w:tcPr>
            <w:tcW w:w="538" w:type="dxa"/>
            <w:tcBorders>
              <w:top w:val="single" w:sz="4" w:space="0" w:color="000000"/>
              <w:bottom w:val="single" w:sz="4" w:space="0" w:color="000000"/>
            </w:tcBorders>
          </w:tcPr>
          <w:p>
            <w:pPr>
              <w:pStyle w:val="Normal"/>
              <w:spacing w:lineRule="auto" w:line="240" w:before="0" w:after="0"/>
              <w:ind w:hanging="0" w:left="0"/>
              <w:jc w:val="left"/>
              <w:rPr>
                <w:b/>
              </w:rPr>
            </w:pPr>
            <w:r>
              <w:rPr>
                <w:b/>
              </w:rPr>
              <w:t>df</w:t>
            </w:r>
          </w:p>
        </w:tc>
        <w:tc>
          <w:tcPr>
            <w:tcW w:w="1073" w:type="dxa"/>
            <w:tcBorders>
              <w:top w:val="single" w:sz="4" w:space="0" w:color="000000"/>
              <w:bottom w:val="single" w:sz="4" w:space="0" w:color="000000"/>
            </w:tcBorders>
          </w:tcPr>
          <w:p>
            <w:pPr>
              <w:pStyle w:val="Normal"/>
              <w:spacing w:lineRule="auto" w:line="240" w:before="0" w:after="0"/>
              <w:ind w:hanging="0" w:left="27"/>
              <w:jc w:val="left"/>
              <w:rPr>
                <w:b/>
              </w:rPr>
            </w:pPr>
            <w:r>
              <w:rPr>
                <w:b/>
              </w:rPr>
              <w:t>p-value</w:t>
            </w:r>
          </w:p>
        </w:tc>
      </w:tr>
      <w:tr>
        <w:trPr>
          <w:trHeight w:val="309" w:hRule="atLeast"/>
        </w:trPr>
        <w:tc>
          <w:tcPr>
            <w:tcW w:w="5887" w:type="dxa"/>
            <w:tcBorders>
              <w:top w:val="single" w:sz="4" w:space="0" w:color="000000"/>
            </w:tcBorders>
          </w:tcPr>
          <w:p>
            <w:pPr>
              <w:pStyle w:val="Normal"/>
              <w:spacing w:lineRule="auto" w:line="240" w:before="0" w:after="0"/>
              <w:ind w:hanging="0" w:left="134"/>
              <w:jc w:val="left"/>
              <w:rPr/>
            </w:pPr>
            <w:r>
              <w:rPr/>
              <w:t>Liver Hepatocellular Cancer (LIHC)</w:t>
            </w:r>
          </w:p>
        </w:tc>
        <w:tc>
          <w:tcPr>
            <w:tcW w:w="1528" w:type="dxa"/>
            <w:tcBorders>
              <w:top w:val="single" w:sz="4" w:space="0" w:color="000000"/>
            </w:tcBorders>
          </w:tcPr>
          <w:p>
            <w:pPr>
              <w:pStyle w:val="Normal"/>
              <w:spacing w:lineRule="auto" w:line="240" w:before="0" w:after="0"/>
              <w:ind w:hanging="0" w:left="351"/>
              <w:jc w:val="left"/>
              <w:rPr/>
            </w:pPr>
            <w:r>
              <w:rPr/>
              <w:t>0.821</w:t>
            </w:r>
          </w:p>
        </w:tc>
        <w:tc>
          <w:tcPr>
            <w:tcW w:w="538" w:type="dxa"/>
            <w:tcBorders>
              <w:top w:val="single" w:sz="4" w:space="0" w:color="000000"/>
            </w:tcBorders>
          </w:tcPr>
          <w:p>
            <w:pPr>
              <w:pStyle w:val="Normal"/>
              <w:spacing w:lineRule="auto" w:line="240" w:before="0" w:after="0"/>
              <w:ind w:hanging="0" w:left="74"/>
              <w:jc w:val="left"/>
              <w:rPr/>
            </w:pPr>
            <w:r>
              <w:rPr/>
              <w:t>1</w:t>
            </w:r>
          </w:p>
        </w:tc>
        <w:tc>
          <w:tcPr>
            <w:tcW w:w="1073" w:type="dxa"/>
            <w:tcBorders>
              <w:top w:val="single" w:sz="4" w:space="0" w:color="000000"/>
            </w:tcBorders>
          </w:tcPr>
          <w:p>
            <w:pPr>
              <w:pStyle w:val="Normal"/>
              <w:spacing w:lineRule="auto" w:line="240" w:before="0" w:after="0"/>
              <w:ind w:hanging="0" w:left="190"/>
              <w:jc w:val="left"/>
              <w:rPr/>
            </w:pPr>
            <w:r>
              <w:rPr/>
              <w:t>0.365</w:t>
            </w:r>
          </w:p>
        </w:tc>
      </w:tr>
      <w:tr>
        <w:trPr>
          <w:trHeight w:val="304" w:hRule="atLeast"/>
        </w:trPr>
        <w:tc>
          <w:tcPr>
            <w:tcW w:w="5887" w:type="dxa"/>
            <w:tcBorders/>
          </w:tcPr>
          <w:p>
            <w:pPr>
              <w:pStyle w:val="Normal"/>
              <w:spacing w:lineRule="auto" w:line="240" w:before="0" w:after="0"/>
              <w:ind w:hanging="0" w:left="134"/>
              <w:jc w:val="left"/>
              <w:rPr/>
            </w:pPr>
            <w:r>
              <w:rPr/>
              <w:t>Breast Cancer (BRCA)</w:t>
            </w:r>
          </w:p>
        </w:tc>
        <w:tc>
          <w:tcPr>
            <w:tcW w:w="1528" w:type="dxa"/>
            <w:tcBorders/>
          </w:tcPr>
          <w:p>
            <w:pPr>
              <w:pStyle w:val="Normal"/>
              <w:spacing w:lineRule="auto" w:line="240" w:before="0" w:after="0"/>
              <w:ind w:hanging="0" w:left="351"/>
              <w:jc w:val="left"/>
              <w:rPr/>
            </w:pPr>
            <w:r>
              <w:rPr/>
              <w:t>0.268</w:t>
            </w:r>
          </w:p>
        </w:tc>
        <w:tc>
          <w:tcPr>
            <w:tcW w:w="538" w:type="dxa"/>
            <w:tcBorders/>
          </w:tcPr>
          <w:p>
            <w:pPr>
              <w:pStyle w:val="Normal"/>
              <w:spacing w:lineRule="auto" w:line="240" w:before="0" w:after="0"/>
              <w:ind w:hanging="0" w:left="74"/>
              <w:jc w:val="left"/>
              <w:rPr/>
            </w:pPr>
            <w:r>
              <w:rPr/>
              <w:t>1</w:t>
            </w:r>
          </w:p>
        </w:tc>
        <w:tc>
          <w:tcPr>
            <w:tcW w:w="1073" w:type="dxa"/>
            <w:tcBorders/>
          </w:tcPr>
          <w:p>
            <w:pPr>
              <w:pStyle w:val="Normal"/>
              <w:spacing w:lineRule="auto" w:line="240" w:before="0" w:after="0"/>
              <w:ind w:hanging="0" w:left="190"/>
              <w:jc w:val="left"/>
              <w:rPr/>
            </w:pPr>
            <w:r>
              <w:rPr/>
              <w:t>0.605</w:t>
            </w:r>
          </w:p>
        </w:tc>
      </w:tr>
      <w:tr>
        <w:trPr>
          <w:trHeight w:val="303" w:hRule="atLeast"/>
        </w:trPr>
        <w:tc>
          <w:tcPr>
            <w:tcW w:w="5887" w:type="dxa"/>
            <w:tcBorders/>
          </w:tcPr>
          <w:p>
            <w:pPr>
              <w:pStyle w:val="Normal"/>
              <w:spacing w:lineRule="auto" w:line="240" w:before="0" w:after="0"/>
              <w:ind w:hanging="0" w:left="134"/>
              <w:jc w:val="left"/>
              <w:rPr/>
            </w:pPr>
            <w:r>
              <w:rPr/>
              <w:t>Bladder Cancer (BLCA)</w:t>
            </w:r>
          </w:p>
        </w:tc>
        <w:tc>
          <w:tcPr>
            <w:tcW w:w="1528" w:type="dxa"/>
            <w:tcBorders/>
          </w:tcPr>
          <w:p>
            <w:pPr>
              <w:pStyle w:val="Normal"/>
              <w:spacing w:lineRule="auto" w:line="240" w:before="0" w:after="0"/>
              <w:ind w:hanging="0" w:left="351"/>
              <w:jc w:val="left"/>
              <w:rPr/>
            </w:pPr>
            <w:r>
              <w:rPr/>
              <w:t>3.559</w:t>
            </w:r>
          </w:p>
        </w:tc>
        <w:tc>
          <w:tcPr>
            <w:tcW w:w="538" w:type="dxa"/>
            <w:tcBorders/>
          </w:tcPr>
          <w:p>
            <w:pPr>
              <w:pStyle w:val="Normal"/>
              <w:spacing w:lineRule="auto" w:line="240" w:before="0" w:after="0"/>
              <w:ind w:hanging="0" w:left="74"/>
              <w:jc w:val="left"/>
              <w:rPr/>
            </w:pPr>
            <w:r>
              <w:rPr/>
              <w:t>1</w:t>
            </w:r>
          </w:p>
        </w:tc>
        <w:tc>
          <w:tcPr>
            <w:tcW w:w="1073" w:type="dxa"/>
            <w:tcBorders/>
          </w:tcPr>
          <w:p>
            <w:pPr>
              <w:pStyle w:val="Normal"/>
              <w:spacing w:lineRule="auto" w:line="240" w:before="0" w:after="0"/>
              <w:ind w:hanging="0" w:left="190"/>
              <w:jc w:val="left"/>
              <w:rPr/>
            </w:pPr>
            <w:r>
              <w:rPr/>
              <w:t>0.059</w:t>
            </w:r>
          </w:p>
        </w:tc>
      </w:tr>
      <w:tr>
        <w:trPr>
          <w:trHeight w:val="304" w:hRule="atLeast"/>
        </w:trPr>
        <w:tc>
          <w:tcPr>
            <w:tcW w:w="5887" w:type="dxa"/>
            <w:tcBorders/>
          </w:tcPr>
          <w:p>
            <w:pPr>
              <w:pStyle w:val="Normal"/>
              <w:spacing w:lineRule="auto" w:line="240" w:before="0" w:after="0"/>
              <w:ind w:hanging="0" w:left="134"/>
              <w:jc w:val="left"/>
              <w:rPr/>
            </w:pPr>
            <w:r>
              <w:rPr/>
              <w:t>Cervical Squamous Cell Carcinoma (CESC)</w:t>
            </w:r>
          </w:p>
        </w:tc>
        <w:tc>
          <w:tcPr>
            <w:tcW w:w="1528" w:type="dxa"/>
            <w:tcBorders/>
          </w:tcPr>
          <w:p>
            <w:pPr>
              <w:pStyle w:val="Normal"/>
              <w:spacing w:lineRule="auto" w:line="240" w:before="0" w:after="0"/>
              <w:ind w:hanging="0" w:left="290"/>
              <w:jc w:val="left"/>
              <w:rPr/>
            </w:pPr>
            <w:r>
              <w:rPr/>
              <w:t>298.12</w:t>
            </w:r>
          </w:p>
        </w:tc>
        <w:tc>
          <w:tcPr>
            <w:tcW w:w="538" w:type="dxa"/>
            <w:tcBorders/>
          </w:tcPr>
          <w:p>
            <w:pPr>
              <w:pStyle w:val="Normal"/>
              <w:spacing w:lineRule="auto" w:line="240" w:before="0" w:after="0"/>
              <w:ind w:hanging="0" w:left="74"/>
              <w:jc w:val="left"/>
              <w:rPr/>
            </w:pPr>
            <w:r>
              <w:rPr/>
              <w:t>1</w:t>
            </w:r>
          </w:p>
        </w:tc>
        <w:tc>
          <w:tcPr>
            <w:tcW w:w="1073" w:type="dxa"/>
            <w:tcBorders/>
          </w:tcPr>
          <w:p>
            <w:pPr>
              <w:pStyle w:val="Normal"/>
              <w:spacing w:lineRule="auto" w:line="240" w:before="0" w:after="0"/>
              <w:ind w:hanging="0" w:left="0"/>
              <w:jc w:val="left"/>
              <w:rPr/>
            </w:pPr>
            <w:r>
              <w:rPr>
                <w:i/>
              </w:rPr>
              <w:t>&lt;</w:t>
            </w:r>
            <w:r>
              <w:rPr/>
              <w:t>2.2e-16</w:t>
            </w:r>
          </w:p>
        </w:tc>
      </w:tr>
      <w:tr>
        <w:trPr>
          <w:trHeight w:val="304" w:hRule="atLeast"/>
        </w:trPr>
        <w:tc>
          <w:tcPr>
            <w:tcW w:w="5887" w:type="dxa"/>
            <w:tcBorders/>
          </w:tcPr>
          <w:p>
            <w:pPr>
              <w:pStyle w:val="Normal"/>
              <w:spacing w:lineRule="auto" w:line="240" w:before="0" w:after="0"/>
              <w:ind w:hanging="0" w:left="134"/>
              <w:jc w:val="left"/>
              <w:rPr/>
            </w:pPr>
            <w:r>
              <w:rPr/>
              <w:t>Cholangiocarcinoma (CHOL)</w:t>
            </w:r>
          </w:p>
        </w:tc>
        <w:tc>
          <w:tcPr>
            <w:tcW w:w="1528" w:type="dxa"/>
            <w:tcBorders/>
          </w:tcPr>
          <w:p>
            <w:pPr>
              <w:pStyle w:val="Normal"/>
              <w:spacing w:lineRule="auto" w:line="240" w:before="0" w:after="0"/>
              <w:ind w:hanging="0" w:left="351"/>
              <w:jc w:val="left"/>
              <w:rPr/>
            </w:pPr>
            <w:r>
              <w:rPr/>
              <w:t>0.673</w:t>
            </w:r>
          </w:p>
        </w:tc>
        <w:tc>
          <w:tcPr>
            <w:tcW w:w="538" w:type="dxa"/>
            <w:tcBorders/>
          </w:tcPr>
          <w:p>
            <w:pPr>
              <w:pStyle w:val="Normal"/>
              <w:spacing w:lineRule="auto" w:line="240" w:before="0" w:after="0"/>
              <w:ind w:hanging="0" w:left="74"/>
              <w:jc w:val="left"/>
              <w:rPr/>
            </w:pPr>
            <w:r>
              <w:rPr/>
              <w:t>1</w:t>
            </w:r>
          </w:p>
        </w:tc>
        <w:tc>
          <w:tcPr>
            <w:tcW w:w="1073" w:type="dxa"/>
            <w:tcBorders/>
          </w:tcPr>
          <w:p>
            <w:pPr>
              <w:pStyle w:val="Normal"/>
              <w:spacing w:lineRule="auto" w:line="240" w:before="0" w:after="0"/>
              <w:ind w:hanging="0" w:left="190"/>
              <w:jc w:val="left"/>
              <w:rPr/>
            </w:pPr>
            <w:r>
              <w:rPr/>
              <w:t>0.412</w:t>
            </w:r>
          </w:p>
        </w:tc>
      </w:tr>
      <w:tr>
        <w:trPr>
          <w:trHeight w:val="304" w:hRule="atLeast"/>
        </w:trPr>
        <w:tc>
          <w:tcPr>
            <w:tcW w:w="5887" w:type="dxa"/>
            <w:tcBorders/>
          </w:tcPr>
          <w:p>
            <w:pPr>
              <w:pStyle w:val="Normal"/>
              <w:spacing w:lineRule="auto" w:line="240" w:before="0" w:after="0"/>
              <w:ind w:hanging="0" w:left="134"/>
              <w:jc w:val="left"/>
              <w:rPr/>
            </w:pPr>
            <w:r>
              <w:rPr/>
              <w:t>Colon Adenocarcinoma (COAD)</w:t>
            </w:r>
          </w:p>
        </w:tc>
        <w:tc>
          <w:tcPr>
            <w:tcW w:w="1528" w:type="dxa"/>
            <w:tcBorders/>
          </w:tcPr>
          <w:p>
            <w:pPr>
              <w:pStyle w:val="Normal"/>
              <w:spacing w:lineRule="auto" w:line="240" w:before="0" w:after="0"/>
              <w:ind w:hanging="0" w:left="351"/>
              <w:jc w:val="left"/>
              <w:rPr/>
            </w:pPr>
            <w:r>
              <w:rPr/>
              <w:t>0.285</w:t>
            </w:r>
          </w:p>
        </w:tc>
        <w:tc>
          <w:tcPr>
            <w:tcW w:w="538" w:type="dxa"/>
            <w:tcBorders/>
          </w:tcPr>
          <w:p>
            <w:pPr>
              <w:pStyle w:val="Normal"/>
              <w:spacing w:lineRule="auto" w:line="240" w:before="0" w:after="0"/>
              <w:ind w:hanging="0" w:left="74"/>
              <w:jc w:val="left"/>
              <w:rPr/>
            </w:pPr>
            <w:r>
              <w:rPr/>
              <w:t>2</w:t>
            </w:r>
          </w:p>
        </w:tc>
        <w:tc>
          <w:tcPr>
            <w:tcW w:w="1073" w:type="dxa"/>
            <w:tcBorders/>
          </w:tcPr>
          <w:p>
            <w:pPr>
              <w:pStyle w:val="Normal"/>
              <w:spacing w:lineRule="auto" w:line="240" w:before="0" w:after="0"/>
              <w:ind w:hanging="0" w:left="190"/>
              <w:jc w:val="left"/>
              <w:rPr/>
            </w:pPr>
            <w:r>
              <w:rPr/>
              <w:t>0.867</w:t>
            </w:r>
          </w:p>
        </w:tc>
      </w:tr>
      <w:tr>
        <w:trPr>
          <w:trHeight w:val="304" w:hRule="atLeast"/>
        </w:trPr>
        <w:tc>
          <w:tcPr>
            <w:tcW w:w="5887" w:type="dxa"/>
            <w:tcBorders/>
          </w:tcPr>
          <w:p>
            <w:pPr>
              <w:pStyle w:val="Normal"/>
              <w:spacing w:lineRule="auto" w:line="240" w:before="0" w:after="0"/>
              <w:ind w:hanging="0" w:left="134"/>
              <w:jc w:val="left"/>
              <w:rPr/>
            </w:pPr>
            <w:r>
              <w:rPr/>
              <w:t>Esophageal Carcinoma (ESCA)</w:t>
            </w:r>
          </w:p>
        </w:tc>
        <w:tc>
          <w:tcPr>
            <w:tcW w:w="1528" w:type="dxa"/>
            <w:tcBorders/>
          </w:tcPr>
          <w:p>
            <w:pPr>
              <w:pStyle w:val="Normal"/>
              <w:spacing w:lineRule="auto" w:line="240" w:before="0" w:after="0"/>
              <w:ind w:hanging="0" w:left="351"/>
              <w:jc w:val="left"/>
              <w:rPr/>
            </w:pPr>
            <w:r>
              <w:rPr/>
              <w:t>4.085</w:t>
            </w:r>
          </w:p>
        </w:tc>
        <w:tc>
          <w:tcPr>
            <w:tcW w:w="538" w:type="dxa"/>
            <w:tcBorders/>
          </w:tcPr>
          <w:p>
            <w:pPr>
              <w:pStyle w:val="Normal"/>
              <w:spacing w:lineRule="auto" w:line="240" w:before="0" w:after="0"/>
              <w:ind w:hanging="0" w:left="74"/>
              <w:jc w:val="left"/>
              <w:rPr/>
            </w:pPr>
            <w:r>
              <w:rPr/>
              <w:t>1</w:t>
            </w:r>
          </w:p>
        </w:tc>
        <w:tc>
          <w:tcPr>
            <w:tcW w:w="1073" w:type="dxa"/>
            <w:tcBorders/>
          </w:tcPr>
          <w:p>
            <w:pPr>
              <w:pStyle w:val="Normal"/>
              <w:spacing w:lineRule="auto" w:line="240" w:before="0" w:after="0"/>
              <w:ind w:hanging="0" w:left="190"/>
              <w:jc w:val="left"/>
              <w:rPr/>
            </w:pPr>
            <w:r>
              <w:rPr/>
              <w:t>0.043</w:t>
            </w:r>
          </w:p>
        </w:tc>
      </w:tr>
      <w:tr>
        <w:trPr>
          <w:trHeight w:val="304" w:hRule="atLeast"/>
        </w:trPr>
        <w:tc>
          <w:tcPr>
            <w:tcW w:w="5887" w:type="dxa"/>
            <w:tcBorders/>
          </w:tcPr>
          <w:p>
            <w:pPr>
              <w:pStyle w:val="Normal"/>
              <w:spacing w:lineRule="auto" w:line="240" w:before="0" w:after="0"/>
              <w:ind w:hanging="0" w:left="134"/>
              <w:jc w:val="left"/>
              <w:rPr/>
            </w:pPr>
            <w:r>
              <w:rPr/>
              <w:t>Glioblastoma Multiforme (GBM)</w:t>
            </w:r>
          </w:p>
        </w:tc>
        <w:tc>
          <w:tcPr>
            <w:tcW w:w="1528" w:type="dxa"/>
            <w:tcBorders/>
          </w:tcPr>
          <w:p>
            <w:pPr>
              <w:pStyle w:val="Normal"/>
              <w:spacing w:lineRule="auto" w:line="240" w:before="0" w:after="0"/>
              <w:ind w:hanging="0" w:left="195"/>
              <w:jc w:val="left"/>
              <w:rPr/>
            </w:pPr>
            <w:r>
              <w:rPr/>
              <w:t>2.70e-30</w:t>
            </w:r>
          </w:p>
        </w:tc>
        <w:tc>
          <w:tcPr>
            <w:tcW w:w="538" w:type="dxa"/>
            <w:tcBorders/>
          </w:tcPr>
          <w:p>
            <w:pPr>
              <w:pStyle w:val="Normal"/>
              <w:spacing w:lineRule="auto" w:line="240" w:before="0" w:after="0"/>
              <w:ind w:hanging="0" w:left="74"/>
              <w:jc w:val="left"/>
              <w:rPr/>
            </w:pPr>
            <w:r>
              <w:rPr/>
              <w:t>1</w:t>
            </w:r>
          </w:p>
        </w:tc>
        <w:tc>
          <w:tcPr>
            <w:tcW w:w="1073" w:type="dxa"/>
            <w:tcBorders/>
          </w:tcPr>
          <w:p>
            <w:pPr>
              <w:pStyle w:val="Normal"/>
              <w:spacing w:lineRule="auto" w:line="240" w:before="0" w:after="0"/>
              <w:ind w:hanging="0" w:left="190"/>
              <w:jc w:val="left"/>
              <w:rPr/>
            </w:pPr>
            <w:r>
              <w:rPr/>
              <w:t>1.000</w:t>
            </w:r>
          </w:p>
        </w:tc>
      </w:tr>
      <w:tr>
        <w:trPr>
          <w:trHeight w:val="304" w:hRule="atLeast"/>
        </w:trPr>
        <w:tc>
          <w:tcPr>
            <w:tcW w:w="5887" w:type="dxa"/>
            <w:tcBorders/>
          </w:tcPr>
          <w:p>
            <w:pPr>
              <w:pStyle w:val="Normal"/>
              <w:spacing w:lineRule="auto" w:line="240" w:before="0" w:after="0"/>
              <w:ind w:hanging="0" w:left="134"/>
              <w:jc w:val="left"/>
              <w:rPr/>
            </w:pPr>
            <w:r>
              <w:rPr/>
              <w:t>Head and Neck Squamous Cell Carcinoma (HNSC)</w:t>
            </w:r>
          </w:p>
        </w:tc>
        <w:tc>
          <w:tcPr>
            <w:tcW w:w="1528" w:type="dxa"/>
            <w:tcBorders/>
          </w:tcPr>
          <w:p>
            <w:pPr>
              <w:pStyle w:val="Normal"/>
              <w:spacing w:lineRule="auto" w:line="240" w:before="0" w:after="0"/>
              <w:ind w:hanging="0" w:left="351"/>
              <w:jc w:val="left"/>
              <w:rPr/>
            </w:pPr>
            <w:r>
              <w:rPr/>
              <w:t>0.076</w:t>
            </w:r>
          </w:p>
        </w:tc>
        <w:tc>
          <w:tcPr>
            <w:tcW w:w="538" w:type="dxa"/>
            <w:tcBorders/>
          </w:tcPr>
          <w:p>
            <w:pPr>
              <w:pStyle w:val="Normal"/>
              <w:spacing w:lineRule="auto" w:line="240" w:before="0" w:after="0"/>
              <w:ind w:hanging="0" w:left="74"/>
              <w:jc w:val="left"/>
              <w:rPr/>
            </w:pPr>
            <w:r>
              <w:rPr/>
              <w:t>1</w:t>
            </w:r>
          </w:p>
        </w:tc>
        <w:tc>
          <w:tcPr>
            <w:tcW w:w="1073" w:type="dxa"/>
            <w:tcBorders/>
          </w:tcPr>
          <w:p>
            <w:pPr>
              <w:pStyle w:val="Normal"/>
              <w:spacing w:lineRule="auto" w:line="240" w:before="0" w:after="0"/>
              <w:ind w:hanging="0" w:left="190"/>
              <w:jc w:val="left"/>
              <w:rPr/>
            </w:pPr>
            <w:r>
              <w:rPr/>
              <w:t>0.783</w:t>
            </w:r>
          </w:p>
        </w:tc>
      </w:tr>
      <w:tr>
        <w:trPr>
          <w:trHeight w:val="304" w:hRule="atLeast"/>
        </w:trPr>
        <w:tc>
          <w:tcPr>
            <w:tcW w:w="5887" w:type="dxa"/>
            <w:tcBorders/>
          </w:tcPr>
          <w:p>
            <w:pPr>
              <w:pStyle w:val="Normal"/>
              <w:spacing w:lineRule="auto" w:line="240" w:before="0" w:after="0"/>
              <w:ind w:hanging="0" w:left="134"/>
              <w:jc w:val="left"/>
              <w:rPr/>
            </w:pPr>
            <w:r>
              <w:rPr/>
              <w:t>Lung Adenocarcinoma (LUAD)</w:t>
            </w:r>
          </w:p>
        </w:tc>
        <w:tc>
          <w:tcPr>
            <w:tcW w:w="1528" w:type="dxa"/>
            <w:tcBorders/>
          </w:tcPr>
          <w:p>
            <w:pPr>
              <w:pStyle w:val="Normal"/>
              <w:spacing w:lineRule="auto" w:line="240" w:before="0" w:after="0"/>
              <w:ind w:hanging="0" w:left="351"/>
              <w:jc w:val="left"/>
              <w:rPr/>
            </w:pPr>
            <w:r>
              <w:rPr/>
              <w:t>0.320</w:t>
            </w:r>
          </w:p>
        </w:tc>
        <w:tc>
          <w:tcPr>
            <w:tcW w:w="538" w:type="dxa"/>
            <w:tcBorders/>
          </w:tcPr>
          <w:p>
            <w:pPr>
              <w:pStyle w:val="Normal"/>
              <w:spacing w:lineRule="auto" w:line="240" w:before="0" w:after="0"/>
              <w:ind w:hanging="0" w:left="74"/>
              <w:jc w:val="left"/>
              <w:rPr/>
            </w:pPr>
            <w:r>
              <w:rPr/>
              <w:t>1</w:t>
            </w:r>
          </w:p>
        </w:tc>
        <w:tc>
          <w:tcPr>
            <w:tcW w:w="1073" w:type="dxa"/>
            <w:tcBorders/>
          </w:tcPr>
          <w:p>
            <w:pPr>
              <w:pStyle w:val="Normal"/>
              <w:spacing w:lineRule="auto" w:line="240" w:before="0" w:after="0"/>
              <w:ind w:hanging="0" w:left="190"/>
              <w:jc w:val="left"/>
              <w:rPr/>
            </w:pPr>
            <w:r>
              <w:rPr/>
              <w:t>0.572</w:t>
            </w:r>
          </w:p>
        </w:tc>
      </w:tr>
      <w:tr>
        <w:trPr>
          <w:trHeight w:val="304" w:hRule="atLeast"/>
        </w:trPr>
        <w:tc>
          <w:tcPr>
            <w:tcW w:w="5887" w:type="dxa"/>
            <w:tcBorders/>
          </w:tcPr>
          <w:p>
            <w:pPr>
              <w:pStyle w:val="Normal"/>
              <w:spacing w:lineRule="auto" w:line="240" w:before="0" w:after="0"/>
              <w:ind w:hanging="0" w:left="134"/>
              <w:jc w:val="left"/>
              <w:rPr/>
            </w:pPr>
            <w:r>
              <w:rPr/>
              <w:t>Lung Squamous Cell Carcinoma (LUSC)</w:t>
            </w:r>
          </w:p>
        </w:tc>
        <w:tc>
          <w:tcPr>
            <w:tcW w:w="1528" w:type="dxa"/>
            <w:tcBorders/>
          </w:tcPr>
          <w:p>
            <w:pPr>
              <w:pStyle w:val="Normal"/>
              <w:spacing w:lineRule="auto" w:line="240" w:before="0" w:after="0"/>
              <w:ind w:hanging="0" w:left="351"/>
              <w:jc w:val="left"/>
              <w:rPr/>
            </w:pPr>
            <w:r>
              <w:rPr/>
              <w:t>0.263</w:t>
            </w:r>
          </w:p>
        </w:tc>
        <w:tc>
          <w:tcPr>
            <w:tcW w:w="538" w:type="dxa"/>
            <w:tcBorders/>
          </w:tcPr>
          <w:p>
            <w:pPr>
              <w:pStyle w:val="Normal"/>
              <w:spacing w:lineRule="auto" w:line="240" w:before="0" w:after="0"/>
              <w:ind w:hanging="0" w:left="74"/>
              <w:jc w:val="left"/>
              <w:rPr/>
            </w:pPr>
            <w:r>
              <w:rPr/>
              <w:t>1</w:t>
            </w:r>
          </w:p>
        </w:tc>
        <w:tc>
          <w:tcPr>
            <w:tcW w:w="1073" w:type="dxa"/>
            <w:tcBorders/>
          </w:tcPr>
          <w:p>
            <w:pPr>
              <w:pStyle w:val="Normal"/>
              <w:spacing w:lineRule="auto" w:line="240" w:before="0" w:after="0"/>
              <w:ind w:hanging="0" w:left="190"/>
              <w:jc w:val="left"/>
              <w:rPr/>
            </w:pPr>
            <w:r>
              <w:rPr/>
              <w:t>0.608</w:t>
            </w:r>
          </w:p>
        </w:tc>
      </w:tr>
      <w:tr>
        <w:trPr>
          <w:trHeight w:val="304" w:hRule="atLeast"/>
        </w:trPr>
        <w:tc>
          <w:tcPr>
            <w:tcW w:w="5887" w:type="dxa"/>
            <w:tcBorders/>
          </w:tcPr>
          <w:p>
            <w:pPr>
              <w:pStyle w:val="Normal"/>
              <w:spacing w:lineRule="auto" w:line="240" w:before="0" w:after="0"/>
              <w:ind w:hanging="0" w:left="134"/>
              <w:jc w:val="left"/>
              <w:rPr/>
            </w:pPr>
            <w:r>
              <w:rPr/>
              <w:t>Pancreatic Adenocarcinoma (PAAD)</w:t>
            </w:r>
          </w:p>
        </w:tc>
        <w:tc>
          <w:tcPr>
            <w:tcW w:w="1528" w:type="dxa"/>
            <w:tcBorders/>
          </w:tcPr>
          <w:p>
            <w:pPr>
              <w:pStyle w:val="Normal"/>
              <w:spacing w:lineRule="auto" w:line="240" w:before="0" w:after="0"/>
              <w:ind w:hanging="0" w:left="195"/>
              <w:jc w:val="left"/>
              <w:rPr/>
            </w:pPr>
            <w:r>
              <w:rPr/>
              <w:t>6.25e-31</w:t>
            </w:r>
          </w:p>
        </w:tc>
        <w:tc>
          <w:tcPr>
            <w:tcW w:w="538" w:type="dxa"/>
            <w:tcBorders/>
          </w:tcPr>
          <w:p>
            <w:pPr>
              <w:pStyle w:val="Normal"/>
              <w:spacing w:lineRule="auto" w:line="240" w:before="0" w:after="0"/>
              <w:ind w:hanging="0" w:left="74"/>
              <w:jc w:val="left"/>
              <w:rPr/>
            </w:pPr>
            <w:r>
              <w:rPr/>
              <w:t>1</w:t>
            </w:r>
          </w:p>
        </w:tc>
        <w:tc>
          <w:tcPr>
            <w:tcW w:w="1073" w:type="dxa"/>
            <w:tcBorders/>
          </w:tcPr>
          <w:p>
            <w:pPr>
              <w:pStyle w:val="Normal"/>
              <w:spacing w:lineRule="auto" w:line="240" w:before="0" w:after="0"/>
              <w:ind w:hanging="0" w:left="190"/>
              <w:jc w:val="left"/>
              <w:rPr/>
            </w:pPr>
            <w:r>
              <w:rPr/>
              <w:t>1.000</w:t>
            </w:r>
          </w:p>
        </w:tc>
      </w:tr>
      <w:tr>
        <w:trPr>
          <w:trHeight w:val="303" w:hRule="atLeast"/>
        </w:trPr>
        <w:tc>
          <w:tcPr>
            <w:tcW w:w="5887" w:type="dxa"/>
            <w:tcBorders/>
          </w:tcPr>
          <w:p>
            <w:pPr>
              <w:pStyle w:val="Normal"/>
              <w:spacing w:lineRule="auto" w:line="240" w:before="0" w:after="0"/>
              <w:ind w:hanging="0" w:left="134"/>
              <w:jc w:val="left"/>
              <w:rPr/>
            </w:pPr>
            <w:r>
              <w:rPr/>
              <w:t>Pheochromocytoma and Paraganglioma (PCPG)</w:t>
            </w:r>
          </w:p>
        </w:tc>
        <w:tc>
          <w:tcPr>
            <w:tcW w:w="1528" w:type="dxa"/>
            <w:tcBorders/>
          </w:tcPr>
          <w:p>
            <w:pPr>
              <w:pStyle w:val="Normal"/>
              <w:spacing w:lineRule="auto" w:line="240" w:before="0" w:after="0"/>
              <w:ind w:hanging="0" w:left="351"/>
              <w:jc w:val="left"/>
              <w:rPr/>
            </w:pPr>
            <w:r>
              <w:rPr/>
              <w:t>0.045</w:t>
            </w:r>
          </w:p>
        </w:tc>
        <w:tc>
          <w:tcPr>
            <w:tcW w:w="538" w:type="dxa"/>
            <w:tcBorders/>
          </w:tcPr>
          <w:p>
            <w:pPr>
              <w:pStyle w:val="Normal"/>
              <w:spacing w:lineRule="auto" w:line="240" w:before="0" w:after="0"/>
              <w:ind w:hanging="0" w:left="74"/>
              <w:jc w:val="left"/>
              <w:rPr/>
            </w:pPr>
            <w:r>
              <w:rPr/>
              <w:t>1</w:t>
            </w:r>
          </w:p>
        </w:tc>
        <w:tc>
          <w:tcPr>
            <w:tcW w:w="1073" w:type="dxa"/>
            <w:tcBorders/>
          </w:tcPr>
          <w:p>
            <w:pPr>
              <w:pStyle w:val="Normal"/>
              <w:spacing w:lineRule="auto" w:line="240" w:before="0" w:after="0"/>
              <w:ind w:hanging="0" w:left="129"/>
              <w:jc w:val="left"/>
              <w:rPr/>
            </w:pPr>
            <w:r>
              <w:rPr/>
              <w:t>0.8316</w:t>
            </w:r>
          </w:p>
        </w:tc>
      </w:tr>
      <w:tr>
        <w:trPr>
          <w:trHeight w:val="304" w:hRule="atLeast"/>
        </w:trPr>
        <w:tc>
          <w:tcPr>
            <w:tcW w:w="5887" w:type="dxa"/>
            <w:tcBorders/>
          </w:tcPr>
          <w:p>
            <w:pPr>
              <w:pStyle w:val="Normal"/>
              <w:spacing w:lineRule="auto" w:line="240" w:before="0" w:after="0"/>
              <w:ind w:hanging="0" w:left="134"/>
              <w:jc w:val="left"/>
              <w:rPr/>
            </w:pPr>
            <w:r>
              <w:rPr/>
              <w:t>Prostate Adenocarcinoma (PRAD)</w:t>
            </w:r>
          </w:p>
        </w:tc>
        <w:tc>
          <w:tcPr>
            <w:tcW w:w="1528" w:type="dxa"/>
            <w:tcBorders/>
          </w:tcPr>
          <w:p>
            <w:pPr>
              <w:pStyle w:val="Normal"/>
              <w:spacing w:lineRule="auto" w:line="240" w:before="0" w:after="0"/>
              <w:ind w:hanging="0" w:left="290"/>
              <w:jc w:val="left"/>
              <w:rPr/>
            </w:pPr>
            <w:r>
              <w:rPr/>
              <w:t>370.12</w:t>
            </w:r>
          </w:p>
        </w:tc>
        <w:tc>
          <w:tcPr>
            <w:tcW w:w="538" w:type="dxa"/>
            <w:tcBorders/>
          </w:tcPr>
          <w:p>
            <w:pPr>
              <w:pStyle w:val="Normal"/>
              <w:spacing w:lineRule="auto" w:line="240" w:before="0" w:after="0"/>
              <w:ind w:hanging="0" w:left="74"/>
              <w:jc w:val="left"/>
              <w:rPr/>
            </w:pPr>
            <w:r>
              <w:rPr/>
              <w:t>1</w:t>
            </w:r>
          </w:p>
        </w:tc>
        <w:tc>
          <w:tcPr>
            <w:tcW w:w="1073" w:type="dxa"/>
            <w:tcBorders/>
          </w:tcPr>
          <w:p>
            <w:pPr>
              <w:pStyle w:val="Normal"/>
              <w:spacing w:lineRule="auto" w:line="240" w:before="0" w:after="0"/>
              <w:ind w:hanging="0" w:left="0"/>
              <w:jc w:val="left"/>
              <w:rPr/>
            </w:pPr>
            <w:r>
              <w:rPr>
                <w:i/>
              </w:rPr>
              <w:t>&lt;</w:t>
            </w:r>
            <w:r>
              <w:rPr/>
              <w:t>2.2e-16</w:t>
            </w:r>
          </w:p>
        </w:tc>
      </w:tr>
      <w:tr>
        <w:trPr>
          <w:trHeight w:val="304" w:hRule="atLeast"/>
        </w:trPr>
        <w:tc>
          <w:tcPr>
            <w:tcW w:w="5887" w:type="dxa"/>
            <w:tcBorders/>
          </w:tcPr>
          <w:p>
            <w:pPr>
              <w:pStyle w:val="Normal"/>
              <w:spacing w:lineRule="auto" w:line="240" w:before="0" w:after="0"/>
              <w:ind w:hanging="0" w:left="134"/>
              <w:jc w:val="left"/>
              <w:rPr/>
            </w:pPr>
            <w:r>
              <w:rPr/>
              <w:t>Rectum Adenocarcinoma (READ)</w:t>
            </w:r>
          </w:p>
        </w:tc>
        <w:tc>
          <w:tcPr>
            <w:tcW w:w="1528" w:type="dxa"/>
            <w:tcBorders/>
          </w:tcPr>
          <w:p>
            <w:pPr>
              <w:pStyle w:val="Normal"/>
              <w:spacing w:lineRule="auto" w:line="240" w:before="0" w:after="0"/>
              <w:ind w:hanging="0" w:left="351"/>
              <w:jc w:val="left"/>
              <w:rPr/>
            </w:pPr>
            <w:r>
              <w:rPr/>
              <w:t>0.440</w:t>
            </w:r>
          </w:p>
        </w:tc>
        <w:tc>
          <w:tcPr>
            <w:tcW w:w="538" w:type="dxa"/>
            <w:tcBorders/>
          </w:tcPr>
          <w:p>
            <w:pPr>
              <w:pStyle w:val="Normal"/>
              <w:spacing w:lineRule="auto" w:line="240" w:before="0" w:after="0"/>
              <w:ind w:hanging="0" w:left="74"/>
              <w:jc w:val="left"/>
              <w:rPr/>
            </w:pPr>
            <w:r>
              <w:rPr/>
              <w:t>2</w:t>
            </w:r>
          </w:p>
        </w:tc>
        <w:tc>
          <w:tcPr>
            <w:tcW w:w="1073" w:type="dxa"/>
            <w:tcBorders/>
          </w:tcPr>
          <w:p>
            <w:pPr>
              <w:pStyle w:val="Normal"/>
              <w:spacing w:lineRule="auto" w:line="240" w:before="0" w:after="0"/>
              <w:ind w:hanging="0" w:left="190"/>
              <w:jc w:val="left"/>
              <w:rPr/>
            </w:pPr>
            <w:r>
              <w:rPr/>
              <w:t>0.803</w:t>
            </w:r>
          </w:p>
        </w:tc>
      </w:tr>
      <w:tr>
        <w:trPr>
          <w:trHeight w:val="304" w:hRule="atLeast"/>
        </w:trPr>
        <w:tc>
          <w:tcPr>
            <w:tcW w:w="5887" w:type="dxa"/>
            <w:tcBorders/>
          </w:tcPr>
          <w:p>
            <w:pPr>
              <w:pStyle w:val="Normal"/>
              <w:spacing w:lineRule="auto" w:line="240" w:before="0" w:after="0"/>
              <w:ind w:hanging="0" w:left="134"/>
              <w:jc w:val="left"/>
              <w:rPr/>
            </w:pPr>
            <w:r>
              <w:rPr/>
              <w:t>Sarcoma (SARC)</w:t>
            </w:r>
          </w:p>
        </w:tc>
        <w:tc>
          <w:tcPr>
            <w:tcW w:w="1528" w:type="dxa"/>
            <w:tcBorders/>
          </w:tcPr>
          <w:p>
            <w:pPr>
              <w:pStyle w:val="Normal"/>
              <w:spacing w:lineRule="auto" w:line="240" w:before="0" w:after="0"/>
              <w:ind w:hanging="0" w:left="351"/>
              <w:jc w:val="left"/>
              <w:rPr/>
            </w:pPr>
            <w:r>
              <w:rPr/>
              <w:t>0.099</w:t>
            </w:r>
          </w:p>
        </w:tc>
        <w:tc>
          <w:tcPr>
            <w:tcW w:w="538" w:type="dxa"/>
            <w:tcBorders/>
          </w:tcPr>
          <w:p>
            <w:pPr>
              <w:pStyle w:val="Normal"/>
              <w:spacing w:lineRule="auto" w:line="240" w:before="0" w:after="0"/>
              <w:ind w:hanging="0" w:left="74"/>
              <w:jc w:val="left"/>
              <w:rPr/>
            </w:pPr>
            <w:r>
              <w:rPr/>
              <w:t>1</w:t>
            </w:r>
          </w:p>
        </w:tc>
        <w:tc>
          <w:tcPr>
            <w:tcW w:w="1073" w:type="dxa"/>
            <w:tcBorders/>
          </w:tcPr>
          <w:p>
            <w:pPr>
              <w:pStyle w:val="Normal"/>
              <w:spacing w:lineRule="auto" w:line="240" w:before="0" w:after="0"/>
              <w:ind w:hanging="0" w:left="190"/>
              <w:jc w:val="left"/>
              <w:rPr/>
            </w:pPr>
            <w:r>
              <w:rPr/>
              <w:t>0.753</w:t>
            </w:r>
          </w:p>
        </w:tc>
      </w:tr>
      <w:tr>
        <w:trPr>
          <w:trHeight w:val="304" w:hRule="atLeast"/>
        </w:trPr>
        <w:tc>
          <w:tcPr>
            <w:tcW w:w="5887" w:type="dxa"/>
            <w:tcBorders/>
          </w:tcPr>
          <w:p>
            <w:pPr>
              <w:pStyle w:val="Normal"/>
              <w:spacing w:lineRule="auto" w:line="240" w:before="0" w:after="0"/>
              <w:ind w:hanging="0" w:left="134"/>
              <w:jc w:val="left"/>
              <w:rPr/>
            </w:pPr>
            <w:r>
              <w:rPr/>
              <w:t>Stomach Adenocarcinoma (STAD)</w:t>
            </w:r>
          </w:p>
        </w:tc>
        <w:tc>
          <w:tcPr>
            <w:tcW w:w="1528" w:type="dxa"/>
            <w:tcBorders/>
          </w:tcPr>
          <w:p>
            <w:pPr>
              <w:pStyle w:val="Normal"/>
              <w:spacing w:lineRule="auto" w:line="240" w:before="0" w:after="0"/>
              <w:ind w:hanging="0" w:left="351"/>
              <w:jc w:val="left"/>
              <w:rPr/>
            </w:pPr>
            <w:r>
              <w:rPr/>
              <w:t>1.435</w:t>
            </w:r>
          </w:p>
        </w:tc>
        <w:tc>
          <w:tcPr>
            <w:tcW w:w="538" w:type="dxa"/>
            <w:tcBorders/>
          </w:tcPr>
          <w:p>
            <w:pPr>
              <w:pStyle w:val="Normal"/>
              <w:spacing w:lineRule="auto" w:line="240" w:before="0" w:after="0"/>
              <w:ind w:hanging="0" w:left="74"/>
              <w:jc w:val="left"/>
              <w:rPr/>
            </w:pPr>
            <w:r>
              <w:rPr/>
              <w:t>1</w:t>
            </w:r>
          </w:p>
        </w:tc>
        <w:tc>
          <w:tcPr>
            <w:tcW w:w="1073" w:type="dxa"/>
            <w:tcBorders/>
          </w:tcPr>
          <w:p>
            <w:pPr>
              <w:pStyle w:val="Normal"/>
              <w:spacing w:lineRule="auto" w:line="240" w:before="0" w:after="0"/>
              <w:ind w:hanging="0" w:left="190"/>
              <w:jc w:val="left"/>
              <w:rPr/>
            </w:pPr>
            <w:r>
              <w:rPr/>
              <w:t>0.231</w:t>
            </w:r>
          </w:p>
        </w:tc>
      </w:tr>
      <w:tr>
        <w:trPr>
          <w:trHeight w:val="304" w:hRule="atLeast"/>
        </w:trPr>
        <w:tc>
          <w:tcPr>
            <w:tcW w:w="5887" w:type="dxa"/>
            <w:tcBorders/>
          </w:tcPr>
          <w:p>
            <w:pPr>
              <w:pStyle w:val="Normal"/>
              <w:spacing w:lineRule="auto" w:line="240" w:before="0" w:after="0"/>
              <w:ind w:hanging="0" w:left="134"/>
              <w:jc w:val="left"/>
              <w:rPr/>
            </w:pPr>
            <w:r>
              <w:rPr/>
              <w:t>Skin Cutaneous Melanoma (SKCM)</w:t>
            </w:r>
          </w:p>
        </w:tc>
        <w:tc>
          <w:tcPr>
            <w:tcW w:w="1528" w:type="dxa"/>
            <w:tcBorders/>
          </w:tcPr>
          <w:p>
            <w:pPr>
              <w:pStyle w:val="Normal"/>
              <w:spacing w:lineRule="auto" w:line="240" w:before="0" w:after="0"/>
              <w:ind w:hanging="0" w:left="351"/>
              <w:jc w:val="left"/>
              <w:rPr/>
            </w:pPr>
            <w:r>
              <w:rPr/>
              <w:t>0.182</w:t>
            </w:r>
          </w:p>
        </w:tc>
        <w:tc>
          <w:tcPr>
            <w:tcW w:w="538" w:type="dxa"/>
            <w:tcBorders/>
          </w:tcPr>
          <w:p>
            <w:pPr>
              <w:pStyle w:val="Normal"/>
              <w:spacing w:lineRule="auto" w:line="240" w:before="0" w:after="0"/>
              <w:ind w:hanging="0" w:left="74"/>
              <w:jc w:val="left"/>
              <w:rPr/>
            </w:pPr>
            <w:r>
              <w:rPr/>
              <w:t>1</w:t>
            </w:r>
          </w:p>
        </w:tc>
        <w:tc>
          <w:tcPr>
            <w:tcW w:w="1073" w:type="dxa"/>
            <w:tcBorders/>
          </w:tcPr>
          <w:p>
            <w:pPr>
              <w:pStyle w:val="Normal"/>
              <w:spacing w:lineRule="auto" w:line="240" w:before="0" w:after="0"/>
              <w:ind w:hanging="0" w:left="190"/>
              <w:jc w:val="left"/>
              <w:rPr/>
            </w:pPr>
            <w:r>
              <w:rPr/>
              <w:t>0.670</w:t>
            </w:r>
          </w:p>
        </w:tc>
      </w:tr>
      <w:tr>
        <w:trPr>
          <w:trHeight w:val="304" w:hRule="atLeast"/>
        </w:trPr>
        <w:tc>
          <w:tcPr>
            <w:tcW w:w="5887" w:type="dxa"/>
            <w:tcBorders/>
          </w:tcPr>
          <w:p>
            <w:pPr>
              <w:pStyle w:val="Normal"/>
              <w:spacing w:lineRule="auto" w:line="240" w:before="0" w:after="0"/>
              <w:ind w:hanging="0" w:left="134"/>
              <w:jc w:val="left"/>
              <w:rPr/>
            </w:pPr>
            <w:r>
              <w:rPr/>
              <w:t>Kidney Renal Papillary Cell Carcinoma (KIRP)</w:t>
            </w:r>
          </w:p>
        </w:tc>
        <w:tc>
          <w:tcPr>
            <w:tcW w:w="1528" w:type="dxa"/>
            <w:tcBorders/>
          </w:tcPr>
          <w:p>
            <w:pPr>
              <w:pStyle w:val="Normal"/>
              <w:spacing w:lineRule="auto" w:line="240" w:before="0" w:after="0"/>
              <w:ind w:hanging="0" w:left="351"/>
              <w:jc w:val="left"/>
              <w:rPr/>
            </w:pPr>
            <w:r>
              <w:rPr/>
              <w:t>0.209</w:t>
            </w:r>
          </w:p>
        </w:tc>
        <w:tc>
          <w:tcPr>
            <w:tcW w:w="538" w:type="dxa"/>
            <w:tcBorders/>
          </w:tcPr>
          <w:p>
            <w:pPr>
              <w:pStyle w:val="Normal"/>
              <w:spacing w:lineRule="auto" w:line="240" w:before="0" w:after="0"/>
              <w:ind w:hanging="0" w:left="74"/>
              <w:jc w:val="left"/>
              <w:rPr/>
            </w:pPr>
            <w:r>
              <w:rPr/>
              <w:t>1</w:t>
            </w:r>
          </w:p>
        </w:tc>
        <w:tc>
          <w:tcPr>
            <w:tcW w:w="1073" w:type="dxa"/>
            <w:tcBorders/>
          </w:tcPr>
          <w:p>
            <w:pPr>
              <w:pStyle w:val="Normal"/>
              <w:spacing w:lineRule="auto" w:line="240" w:before="0" w:after="0"/>
              <w:ind w:hanging="0" w:left="190"/>
              <w:jc w:val="left"/>
              <w:rPr/>
            </w:pPr>
            <w:r>
              <w:rPr/>
              <w:t>0.647</w:t>
            </w:r>
          </w:p>
        </w:tc>
      </w:tr>
      <w:tr>
        <w:trPr>
          <w:trHeight w:val="304" w:hRule="atLeast"/>
        </w:trPr>
        <w:tc>
          <w:tcPr>
            <w:tcW w:w="5887" w:type="dxa"/>
            <w:tcBorders/>
          </w:tcPr>
          <w:p>
            <w:pPr>
              <w:pStyle w:val="Normal"/>
              <w:spacing w:lineRule="auto" w:line="240" w:before="0" w:after="0"/>
              <w:ind w:hanging="0" w:left="134"/>
              <w:jc w:val="left"/>
              <w:rPr/>
            </w:pPr>
            <w:r>
              <w:rPr/>
              <w:t>Thymoma (THYM)</w:t>
            </w:r>
          </w:p>
        </w:tc>
        <w:tc>
          <w:tcPr>
            <w:tcW w:w="1528" w:type="dxa"/>
            <w:tcBorders/>
          </w:tcPr>
          <w:p>
            <w:pPr>
              <w:pStyle w:val="Normal"/>
              <w:spacing w:lineRule="auto" w:line="240" w:before="0" w:after="0"/>
              <w:ind w:hanging="0" w:left="351"/>
              <w:jc w:val="left"/>
              <w:rPr/>
            </w:pPr>
            <w:r>
              <w:rPr/>
              <w:t>0.541</w:t>
            </w:r>
          </w:p>
        </w:tc>
        <w:tc>
          <w:tcPr>
            <w:tcW w:w="538" w:type="dxa"/>
            <w:tcBorders/>
          </w:tcPr>
          <w:p>
            <w:pPr>
              <w:pStyle w:val="Normal"/>
              <w:spacing w:lineRule="auto" w:line="240" w:before="0" w:after="0"/>
              <w:ind w:hanging="0" w:left="74"/>
              <w:jc w:val="left"/>
              <w:rPr/>
            </w:pPr>
            <w:r>
              <w:rPr/>
              <w:t>1</w:t>
            </w:r>
          </w:p>
        </w:tc>
        <w:tc>
          <w:tcPr>
            <w:tcW w:w="1073" w:type="dxa"/>
            <w:tcBorders/>
          </w:tcPr>
          <w:p>
            <w:pPr>
              <w:pStyle w:val="Normal"/>
              <w:spacing w:lineRule="auto" w:line="240" w:before="0" w:after="0"/>
              <w:ind w:hanging="0" w:left="190"/>
              <w:jc w:val="left"/>
              <w:rPr/>
            </w:pPr>
            <w:r>
              <w:rPr/>
              <w:t>0.462</w:t>
            </w:r>
          </w:p>
        </w:tc>
      </w:tr>
      <w:tr>
        <w:trPr>
          <w:trHeight w:val="303" w:hRule="atLeast"/>
        </w:trPr>
        <w:tc>
          <w:tcPr>
            <w:tcW w:w="5887" w:type="dxa"/>
            <w:tcBorders/>
          </w:tcPr>
          <w:p>
            <w:pPr>
              <w:pStyle w:val="Normal"/>
              <w:spacing w:lineRule="auto" w:line="240" w:before="0" w:after="0"/>
              <w:ind w:hanging="0" w:left="134"/>
              <w:jc w:val="left"/>
              <w:rPr/>
            </w:pPr>
            <w:r>
              <w:rPr/>
              <w:t>Kidney Renal Clear Cell Carcinoma (KIRC)</w:t>
            </w:r>
          </w:p>
        </w:tc>
        <w:tc>
          <w:tcPr>
            <w:tcW w:w="1528" w:type="dxa"/>
            <w:tcBorders/>
          </w:tcPr>
          <w:p>
            <w:pPr>
              <w:pStyle w:val="Normal"/>
              <w:spacing w:lineRule="auto" w:line="240" w:before="0" w:after="0"/>
              <w:ind w:hanging="0" w:left="351"/>
              <w:jc w:val="left"/>
              <w:rPr/>
            </w:pPr>
            <w:r>
              <w:rPr/>
              <w:t>0.044</w:t>
            </w:r>
          </w:p>
        </w:tc>
        <w:tc>
          <w:tcPr>
            <w:tcW w:w="538" w:type="dxa"/>
            <w:tcBorders/>
          </w:tcPr>
          <w:p>
            <w:pPr>
              <w:pStyle w:val="Normal"/>
              <w:spacing w:lineRule="auto" w:line="240" w:before="0" w:after="0"/>
              <w:ind w:hanging="0" w:left="74"/>
              <w:jc w:val="left"/>
              <w:rPr/>
            </w:pPr>
            <w:r>
              <w:rPr/>
              <w:t>1</w:t>
            </w:r>
          </w:p>
        </w:tc>
        <w:tc>
          <w:tcPr>
            <w:tcW w:w="1073" w:type="dxa"/>
            <w:tcBorders/>
          </w:tcPr>
          <w:p>
            <w:pPr>
              <w:pStyle w:val="Normal"/>
              <w:spacing w:lineRule="auto" w:line="240" w:before="0" w:after="0"/>
              <w:ind w:hanging="0" w:left="190"/>
              <w:jc w:val="left"/>
              <w:rPr/>
            </w:pPr>
            <w:r>
              <w:rPr/>
              <w:t>0.833</w:t>
            </w:r>
          </w:p>
        </w:tc>
      </w:tr>
      <w:tr>
        <w:trPr>
          <w:trHeight w:val="309" w:hRule="atLeast"/>
        </w:trPr>
        <w:tc>
          <w:tcPr>
            <w:tcW w:w="5887" w:type="dxa"/>
            <w:tcBorders>
              <w:bottom w:val="single" w:sz="4" w:space="0" w:color="000000"/>
            </w:tcBorders>
          </w:tcPr>
          <w:p>
            <w:pPr>
              <w:pStyle w:val="Normal"/>
              <w:spacing w:lineRule="auto" w:line="240" w:before="0" w:after="0"/>
              <w:ind w:hanging="0" w:left="134"/>
              <w:jc w:val="left"/>
              <w:rPr/>
            </w:pPr>
            <w:r>
              <w:rPr/>
              <w:t>Uterine Corpus Endometrial Carcinoma (UCEC)</w:t>
            </w:r>
          </w:p>
        </w:tc>
        <w:tc>
          <w:tcPr>
            <w:tcW w:w="1528" w:type="dxa"/>
            <w:tcBorders>
              <w:bottom w:val="single" w:sz="4" w:space="0" w:color="000000"/>
            </w:tcBorders>
          </w:tcPr>
          <w:p>
            <w:pPr>
              <w:pStyle w:val="Normal"/>
              <w:spacing w:lineRule="auto" w:line="240" w:before="0" w:after="0"/>
              <w:ind w:hanging="0" w:left="290"/>
              <w:jc w:val="left"/>
              <w:rPr/>
            </w:pPr>
            <w:r>
              <w:rPr/>
              <w:t>345.80</w:t>
            </w:r>
          </w:p>
        </w:tc>
        <w:tc>
          <w:tcPr>
            <w:tcW w:w="538" w:type="dxa"/>
            <w:tcBorders>
              <w:bottom w:val="single" w:sz="4" w:space="0" w:color="000000"/>
            </w:tcBorders>
          </w:tcPr>
          <w:p>
            <w:pPr>
              <w:pStyle w:val="Normal"/>
              <w:spacing w:lineRule="auto" w:line="240" w:before="0" w:after="0"/>
              <w:ind w:hanging="0" w:left="74"/>
              <w:jc w:val="left"/>
              <w:rPr/>
            </w:pPr>
            <w:r>
              <w:rPr/>
              <w:t>1</w:t>
            </w:r>
          </w:p>
        </w:tc>
        <w:tc>
          <w:tcPr>
            <w:tcW w:w="1073" w:type="dxa"/>
            <w:tcBorders>
              <w:bottom w:val="single" w:sz="4" w:space="0" w:color="000000"/>
            </w:tcBorders>
          </w:tcPr>
          <w:p>
            <w:pPr>
              <w:pStyle w:val="Normal"/>
              <w:spacing w:lineRule="auto" w:line="240" w:before="0" w:after="0"/>
              <w:ind w:hanging="0" w:left="0"/>
              <w:jc w:val="left"/>
              <w:rPr/>
            </w:pPr>
            <w:r>
              <w:rPr>
                <w:i/>
              </w:rPr>
              <w:t>&lt;</w:t>
            </w:r>
            <w:r>
              <w:rPr/>
              <w:t>2.2e-16</w:t>
            </w:r>
          </w:p>
        </w:tc>
      </w:tr>
    </w:tbl>
    <w:p>
      <w:pPr>
        <w:pStyle w:val="Normal"/>
        <w:spacing w:lineRule="auto" w:line="240" w:before="0" w:after="367"/>
        <w:ind w:hanging="10" w:left="-5"/>
        <w:jc w:val="left"/>
        <w:rPr>
          <w:b/>
        </w:rPr>
      </w:pPr>
      <w:r>
        <w:rPr>
          <w:b/>
        </w:rPr>
      </w:r>
    </w:p>
    <w:p>
      <w:pPr>
        <w:pStyle w:val="Normal"/>
        <w:ind w:hanging="0" w:left="-5"/>
        <w:rPr/>
      </w:pPr>
      <w:r>
        <w:rPr/>
        <w:t xml:space="preserve">Table 3.3: Summary of differentially methylated CpG sites (DMCs) and differentially methylated regions (DMRs). Differential methylation was assessed at FDR </w:t>
      </w:r>
      <w:r>
        <w:rPr>
          <w:i/>
          <w:sz w:val="37"/>
          <w:vertAlign w:val="subscript"/>
        </w:rPr>
        <w:t xml:space="preserve">&lt; </w:t>
      </w:r>
      <w:r>
        <w:rPr/>
        <w:t xml:space="preserve">0.05 and </w:t>
      </w:r>
      <w:r>
        <w:rPr>
          <w:i/>
          <w:sz w:val="37"/>
          <w:vertAlign w:val="subscript"/>
        </w:rPr>
        <w:t>|</w:t>
      </w:r>
      <w:r>
        <w:rPr/>
        <w:t>∆</w:t>
      </w:r>
      <w:r>
        <w:rPr>
          <w:i/>
          <w:sz w:val="37"/>
          <w:vertAlign w:val="subscript"/>
        </w:rPr>
        <w:t xml:space="preserve">β| ≥ </w:t>
      </w:r>
      <w:r>
        <w:rPr/>
        <w:t>0</w:t>
      </w:r>
      <w:r>
        <w:rPr>
          <w:i/>
          <w:sz w:val="37"/>
          <w:vertAlign w:val="subscript"/>
        </w:rPr>
        <w:t>.</w:t>
      </w:r>
      <w:r>
        <w:rPr/>
        <w:t xml:space="preserve">1 for DMCs, and FDR </w:t>
      </w:r>
      <w:r>
        <w:rPr>
          <w:i/>
          <w:sz w:val="37"/>
          <w:vertAlign w:val="subscript"/>
        </w:rPr>
        <w:t xml:space="preserve">&lt; </w:t>
      </w:r>
      <w:r>
        <w:rPr/>
        <w:t>0.05 for DMRs.</w:t>
      </w:r>
    </w:p>
    <w:p>
      <w:pPr>
        <w:pStyle w:val="Normal"/>
        <w:ind w:hanging="10" w:left="-5"/>
        <w:rPr/>
      </w:pPr>
      <w:r>
        <w:rPr/>
      </w:r>
    </w:p>
    <w:tbl>
      <w:tblPr>
        <w:tblW w:w="9469" w:type="dxa"/>
        <w:jc w:val="left"/>
        <w:tblInd w:w="140" w:type="dxa"/>
        <w:tblLayout w:type="fixed"/>
        <w:tblCellMar>
          <w:top w:w="38" w:type="dxa"/>
          <w:left w:w="0" w:type="dxa"/>
          <w:bottom w:w="0" w:type="dxa"/>
          <w:right w:w="119" w:type="dxa"/>
        </w:tblCellMar>
      </w:tblPr>
      <w:tblGrid>
        <w:gridCol w:w="2076"/>
        <w:gridCol w:w="1178"/>
        <w:gridCol w:w="1353"/>
        <w:gridCol w:w="1165"/>
        <w:gridCol w:w="898"/>
        <w:gridCol w:w="1634"/>
        <w:gridCol w:w="1165"/>
      </w:tblGrid>
      <w:tr>
        <w:trPr>
          <w:trHeight w:val="274" w:hRule="atLeast"/>
        </w:trPr>
        <w:tc>
          <w:tcPr>
            <w:tcW w:w="2076" w:type="dxa"/>
            <w:tcBorders>
              <w:top w:val="single" w:sz="4" w:space="0" w:color="000000"/>
            </w:tcBorders>
          </w:tcPr>
          <w:p>
            <w:pPr>
              <w:pStyle w:val="Normal"/>
              <w:spacing w:lineRule="auto" w:line="240" w:before="0" w:after="0"/>
              <w:ind w:hanging="0" w:left="120"/>
              <w:jc w:val="left"/>
              <w:rPr>
                <w:b/>
                <w:sz w:val="22"/>
              </w:rPr>
            </w:pPr>
            <w:r>
              <w:rPr>
                <w:b/>
                <w:sz w:val="22"/>
              </w:rPr>
              <w:t>Cancer Type</w:t>
            </w:r>
          </w:p>
        </w:tc>
        <w:tc>
          <w:tcPr>
            <w:tcW w:w="1178" w:type="dxa"/>
            <w:tcBorders>
              <w:top w:val="single" w:sz="4" w:space="0" w:color="000000"/>
            </w:tcBorders>
          </w:tcPr>
          <w:p>
            <w:pPr>
              <w:pStyle w:val="Normal"/>
              <w:spacing w:lineRule="auto" w:line="240" w:before="0" w:after="160"/>
              <w:ind w:hanging="0" w:left="0"/>
              <w:jc w:val="left"/>
              <w:rPr/>
            </w:pPr>
            <w:r>
              <w:rPr/>
            </w:r>
          </w:p>
        </w:tc>
        <w:tc>
          <w:tcPr>
            <w:tcW w:w="1353" w:type="dxa"/>
            <w:tcBorders>
              <w:top w:val="single" w:sz="4" w:space="0" w:color="000000"/>
            </w:tcBorders>
          </w:tcPr>
          <w:p>
            <w:pPr>
              <w:pStyle w:val="Normal"/>
              <w:spacing w:lineRule="auto" w:line="240" w:before="0" w:after="0"/>
              <w:ind w:hanging="0" w:left="0"/>
              <w:rPr>
                <w:b/>
                <w:sz w:val="22"/>
              </w:rPr>
            </w:pPr>
            <w:r>
              <w:rPr>
                <w:b/>
                <w:sz w:val="22"/>
              </w:rPr>
              <w:t>DMCs</w:t>
            </w:r>
          </w:p>
        </w:tc>
        <w:tc>
          <w:tcPr>
            <w:tcW w:w="1165" w:type="dxa"/>
            <w:tcBorders>
              <w:top w:val="single" w:sz="4" w:space="0" w:color="000000"/>
            </w:tcBorders>
          </w:tcPr>
          <w:p>
            <w:pPr>
              <w:pStyle w:val="Normal"/>
              <w:spacing w:lineRule="auto" w:line="240" w:before="0" w:after="160"/>
              <w:ind w:hanging="0" w:left="0"/>
              <w:jc w:val="left"/>
              <w:rPr/>
            </w:pPr>
            <w:r>
              <w:rPr/>
            </w:r>
          </w:p>
        </w:tc>
        <w:tc>
          <w:tcPr>
            <w:tcW w:w="2532" w:type="dxa"/>
            <w:gridSpan w:val="2"/>
            <w:tcBorders>
              <w:top w:val="single" w:sz="4" w:space="0" w:color="000000"/>
            </w:tcBorders>
          </w:tcPr>
          <w:p>
            <w:pPr>
              <w:pStyle w:val="Normal"/>
              <w:spacing w:lineRule="auto" w:line="240" w:before="0" w:after="0"/>
              <w:ind w:hanging="0" w:left="830"/>
              <w:jc w:val="left"/>
              <w:rPr>
                <w:b/>
                <w:sz w:val="22"/>
              </w:rPr>
            </w:pPr>
            <w:r>
              <w:rPr>
                <w:b/>
                <w:sz w:val="22"/>
              </w:rPr>
              <w:t>DMRs</w:t>
            </w:r>
          </w:p>
        </w:tc>
        <w:tc>
          <w:tcPr>
            <w:tcW w:w="1165" w:type="dxa"/>
            <w:tcBorders>
              <w:top w:val="single" w:sz="4" w:space="0" w:color="000000"/>
            </w:tcBorders>
          </w:tcPr>
          <w:p>
            <w:pPr>
              <w:pStyle w:val="Normal"/>
              <w:spacing w:lineRule="auto" w:line="240" w:before="0" w:after="160"/>
              <w:ind w:hanging="0" w:left="0"/>
              <w:jc w:val="left"/>
              <w:rPr/>
            </w:pPr>
            <w:r>
              <w:rPr/>
            </w:r>
          </w:p>
        </w:tc>
      </w:tr>
      <w:tr>
        <w:trPr>
          <w:trHeight w:val="276" w:hRule="atLeast"/>
        </w:trPr>
        <w:tc>
          <w:tcPr>
            <w:tcW w:w="2076" w:type="dxa"/>
            <w:tcBorders>
              <w:bottom w:val="single" w:sz="4" w:space="0" w:color="000000"/>
            </w:tcBorders>
          </w:tcPr>
          <w:p>
            <w:pPr>
              <w:pStyle w:val="Normal"/>
              <w:spacing w:lineRule="auto" w:line="240" w:before="0" w:after="0"/>
              <w:ind w:hanging="0" w:left="120"/>
              <w:jc w:val="left"/>
              <w:rPr>
                <w:sz w:val="22"/>
              </w:rPr>
            </w:pPr>
            <w:r>
              <w:rPr>
                <w:sz w:val="22"/>
              </w:rPr>
            </w:r>
          </w:p>
        </w:tc>
        <w:tc>
          <w:tcPr>
            <w:tcW w:w="1178" w:type="dxa"/>
            <w:tcBorders>
              <w:bottom w:val="single" w:sz="4" w:space="0" w:color="000000"/>
            </w:tcBorders>
          </w:tcPr>
          <w:p>
            <w:pPr>
              <w:pStyle w:val="Normal"/>
              <w:spacing w:lineRule="auto" w:line="240" w:before="0" w:after="0"/>
              <w:ind w:hanging="0" w:left="0"/>
              <w:jc w:val="left"/>
              <w:rPr>
                <w:b/>
                <w:sz w:val="22"/>
              </w:rPr>
            </w:pPr>
            <w:r>
              <w:rPr>
                <w:b/>
                <w:sz w:val="22"/>
              </w:rPr>
              <w:t>Hyper</w:t>
            </w:r>
          </w:p>
        </w:tc>
        <w:tc>
          <w:tcPr>
            <w:tcW w:w="1353" w:type="dxa"/>
            <w:tcBorders>
              <w:bottom w:val="single" w:sz="4" w:space="0" w:color="000000"/>
            </w:tcBorders>
          </w:tcPr>
          <w:p>
            <w:pPr>
              <w:pStyle w:val="Normal"/>
              <w:spacing w:lineRule="auto" w:line="240" w:before="0" w:after="0"/>
              <w:ind w:hanging="0" w:left="47"/>
              <w:jc w:val="left"/>
              <w:rPr>
                <w:b/>
                <w:sz w:val="22"/>
              </w:rPr>
            </w:pPr>
            <w:r>
              <w:rPr>
                <w:b/>
                <w:sz w:val="22"/>
              </w:rPr>
              <w:t>Hypo</w:t>
            </w:r>
          </w:p>
        </w:tc>
        <w:tc>
          <w:tcPr>
            <w:tcW w:w="1165" w:type="dxa"/>
            <w:tcBorders>
              <w:bottom w:val="single" w:sz="4" w:space="0" w:color="000000"/>
            </w:tcBorders>
          </w:tcPr>
          <w:p>
            <w:pPr>
              <w:pStyle w:val="Normal"/>
              <w:spacing w:lineRule="auto" w:line="240" w:before="0" w:after="0"/>
              <w:ind w:hanging="0" w:left="147"/>
              <w:jc w:val="left"/>
              <w:rPr>
                <w:b/>
                <w:sz w:val="22"/>
              </w:rPr>
            </w:pPr>
            <w:r>
              <w:rPr>
                <w:b/>
                <w:sz w:val="22"/>
              </w:rPr>
              <w:t>Total</w:t>
            </w:r>
          </w:p>
        </w:tc>
        <w:tc>
          <w:tcPr>
            <w:tcW w:w="898" w:type="dxa"/>
            <w:tcBorders>
              <w:bottom w:val="single" w:sz="4" w:space="0" w:color="000000"/>
            </w:tcBorders>
          </w:tcPr>
          <w:p>
            <w:pPr>
              <w:pStyle w:val="Normal"/>
              <w:spacing w:lineRule="auto" w:line="240" w:before="0" w:after="0"/>
              <w:ind w:hanging="0" w:left="0"/>
              <w:jc w:val="left"/>
              <w:rPr>
                <w:b/>
                <w:sz w:val="22"/>
              </w:rPr>
            </w:pPr>
            <w:r>
              <w:rPr>
                <w:b/>
                <w:sz w:val="22"/>
              </w:rPr>
              <w:t>Hyper</w:t>
            </w:r>
          </w:p>
        </w:tc>
        <w:tc>
          <w:tcPr>
            <w:tcW w:w="1634" w:type="dxa"/>
            <w:tcBorders>
              <w:bottom w:val="single" w:sz="4" w:space="0" w:color="000000"/>
            </w:tcBorders>
          </w:tcPr>
          <w:p>
            <w:pPr>
              <w:pStyle w:val="Normal"/>
              <w:spacing w:lineRule="auto" w:line="240" w:before="0" w:after="0"/>
              <w:ind w:hanging="0" w:left="0"/>
              <w:jc w:val="left"/>
              <w:rPr>
                <w:b/>
                <w:sz w:val="22"/>
              </w:rPr>
            </w:pPr>
            <w:r>
              <w:rPr>
                <w:b/>
                <w:sz w:val="22"/>
              </w:rPr>
              <w:t>Hypo</w:t>
            </w:r>
          </w:p>
        </w:tc>
        <w:tc>
          <w:tcPr>
            <w:tcW w:w="1165" w:type="dxa"/>
            <w:tcBorders>
              <w:bottom w:val="single" w:sz="4" w:space="0" w:color="000000"/>
            </w:tcBorders>
          </w:tcPr>
          <w:p>
            <w:pPr>
              <w:pStyle w:val="Normal"/>
              <w:spacing w:lineRule="auto" w:line="240" w:before="0" w:after="0"/>
              <w:ind w:hanging="0" w:left="38"/>
              <w:jc w:val="left"/>
              <w:rPr>
                <w:b/>
                <w:sz w:val="22"/>
              </w:rPr>
            </w:pPr>
            <w:r>
              <w:rPr>
                <w:b/>
                <w:sz w:val="22"/>
              </w:rPr>
              <w:t>Total</w:t>
            </w:r>
          </w:p>
        </w:tc>
      </w:tr>
      <w:tr>
        <w:trPr>
          <w:trHeight w:val="275" w:hRule="atLeast"/>
        </w:trPr>
        <w:tc>
          <w:tcPr>
            <w:tcW w:w="2076" w:type="dxa"/>
            <w:tcBorders>
              <w:top w:val="single" w:sz="4" w:space="0" w:color="000000"/>
            </w:tcBorders>
          </w:tcPr>
          <w:p>
            <w:pPr>
              <w:pStyle w:val="Normal"/>
              <w:spacing w:lineRule="auto" w:line="240" w:before="0" w:after="0"/>
              <w:ind w:hanging="0" w:left="120"/>
              <w:jc w:val="left"/>
              <w:rPr>
                <w:sz w:val="22"/>
              </w:rPr>
            </w:pPr>
            <w:r>
              <w:rPr>
                <w:sz w:val="22"/>
              </w:rPr>
              <w:t>LIHC</w:t>
            </w:r>
          </w:p>
        </w:tc>
        <w:tc>
          <w:tcPr>
            <w:tcW w:w="1178" w:type="dxa"/>
            <w:tcBorders>
              <w:top w:val="single" w:sz="4" w:space="0" w:color="000000"/>
            </w:tcBorders>
          </w:tcPr>
          <w:p>
            <w:pPr>
              <w:pStyle w:val="Normal"/>
              <w:spacing w:lineRule="auto" w:line="240" w:before="0" w:after="0"/>
              <w:ind w:hanging="0" w:left="88"/>
              <w:jc w:val="left"/>
              <w:rPr>
                <w:sz w:val="22"/>
              </w:rPr>
            </w:pPr>
            <w:r>
              <w:rPr>
                <w:sz w:val="22"/>
              </w:rPr>
              <w:t>15,197</w:t>
            </w:r>
          </w:p>
        </w:tc>
        <w:tc>
          <w:tcPr>
            <w:tcW w:w="1353" w:type="dxa"/>
            <w:tcBorders>
              <w:top w:val="single" w:sz="4" w:space="0" w:color="000000"/>
            </w:tcBorders>
          </w:tcPr>
          <w:p>
            <w:pPr>
              <w:pStyle w:val="Normal"/>
              <w:spacing w:lineRule="auto" w:line="240" w:before="0" w:after="0"/>
              <w:ind w:hanging="0" w:left="42"/>
              <w:jc w:val="left"/>
              <w:rPr>
                <w:sz w:val="22"/>
              </w:rPr>
            </w:pPr>
            <w:r>
              <w:rPr>
                <w:sz w:val="22"/>
              </w:rPr>
              <w:t>60,394</w:t>
            </w:r>
          </w:p>
        </w:tc>
        <w:tc>
          <w:tcPr>
            <w:tcW w:w="1165" w:type="dxa"/>
            <w:tcBorders>
              <w:top w:val="single" w:sz="4" w:space="0" w:color="000000"/>
            </w:tcBorders>
          </w:tcPr>
          <w:p>
            <w:pPr>
              <w:pStyle w:val="Normal"/>
              <w:spacing w:lineRule="auto" w:line="240" w:before="0" w:after="0"/>
              <w:ind w:hanging="0" w:left="0"/>
              <w:jc w:val="left"/>
              <w:rPr>
                <w:sz w:val="22"/>
              </w:rPr>
            </w:pPr>
            <w:r>
              <w:rPr>
                <w:sz w:val="22"/>
              </w:rPr>
              <w:t>294,792</w:t>
            </w:r>
          </w:p>
        </w:tc>
        <w:tc>
          <w:tcPr>
            <w:tcW w:w="898" w:type="dxa"/>
            <w:tcBorders>
              <w:top w:val="single" w:sz="4" w:space="0" w:color="000000"/>
            </w:tcBorders>
          </w:tcPr>
          <w:p>
            <w:pPr>
              <w:pStyle w:val="Normal"/>
              <w:spacing w:lineRule="auto" w:line="240" w:before="0" w:after="0"/>
              <w:ind w:hanging="0" w:left="196"/>
              <w:jc w:val="left"/>
              <w:rPr>
                <w:sz w:val="22"/>
              </w:rPr>
            </w:pPr>
            <w:r>
              <w:rPr>
                <w:sz w:val="22"/>
              </w:rPr>
              <w:t>1,455</w:t>
            </w:r>
          </w:p>
        </w:tc>
        <w:tc>
          <w:tcPr>
            <w:tcW w:w="1634" w:type="dxa"/>
            <w:tcBorders>
              <w:top w:val="single" w:sz="4" w:space="0" w:color="000000"/>
            </w:tcBorders>
          </w:tcPr>
          <w:p>
            <w:pPr>
              <w:pStyle w:val="Normal"/>
              <w:spacing w:lineRule="auto" w:line="240" w:before="0" w:after="0"/>
              <w:ind w:hanging="0" w:left="104"/>
              <w:jc w:val="left"/>
              <w:rPr>
                <w:sz w:val="22"/>
              </w:rPr>
            </w:pPr>
            <w:r>
              <w:rPr>
                <w:sz w:val="22"/>
              </w:rPr>
              <w:t>8,822</w:t>
            </w:r>
          </w:p>
        </w:tc>
        <w:tc>
          <w:tcPr>
            <w:tcW w:w="1165" w:type="dxa"/>
            <w:tcBorders>
              <w:top w:val="single" w:sz="4" w:space="0" w:color="000000"/>
            </w:tcBorders>
          </w:tcPr>
          <w:p>
            <w:pPr>
              <w:pStyle w:val="Normal"/>
              <w:spacing w:lineRule="auto" w:line="240" w:before="0" w:after="0"/>
              <w:ind w:hanging="0" w:left="0"/>
              <w:jc w:val="left"/>
              <w:rPr>
                <w:sz w:val="22"/>
              </w:rPr>
            </w:pPr>
            <w:r>
              <w:rPr>
                <w:sz w:val="22"/>
              </w:rPr>
              <w:t>40,031</w:t>
            </w:r>
          </w:p>
        </w:tc>
      </w:tr>
      <w:tr>
        <w:trPr>
          <w:trHeight w:val="271" w:hRule="atLeast"/>
        </w:trPr>
        <w:tc>
          <w:tcPr>
            <w:tcW w:w="2076" w:type="dxa"/>
            <w:tcBorders/>
          </w:tcPr>
          <w:p>
            <w:pPr>
              <w:pStyle w:val="Normal"/>
              <w:spacing w:lineRule="auto" w:line="240" w:before="0" w:after="0"/>
              <w:ind w:hanging="0" w:left="120"/>
              <w:jc w:val="left"/>
              <w:rPr>
                <w:sz w:val="22"/>
              </w:rPr>
            </w:pPr>
            <w:r>
              <w:rPr>
                <w:sz w:val="22"/>
              </w:rPr>
              <w:t>BRCA</w:t>
            </w:r>
          </w:p>
        </w:tc>
        <w:tc>
          <w:tcPr>
            <w:tcW w:w="1178" w:type="dxa"/>
            <w:tcBorders/>
          </w:tcPr>
          <w:p>
            <w:pPr>
              <w:pStyle w:val="Normal"/>
              <w:spacing w:lineRule="auto" w:line="240" w:before="0" w:after="0"/>
              <w:ind w:hanging="0" w:left="88"/>
              <w:jc w:val="left"/>
              <w:rPr>
                <w:sz w:val="22"/>
              </w:rPr>
            </w:pPr>
            <w:r>
              <w:rPr>
                <w:sz w:val="22"/>
              </w:rPr>
              <w:t>37,960</w:t>
            </w:r>
          </w:p>
        </w:tc>
        <w:tc>
          <w:tcPr>
            <w:tcW w:w="1353" w:type="dxa"/>
            <w:tcBorders/>
          </w:tcPr>
          <w:p>
            <w:pPr>
              <w:pStyle w:val="Normal"/>
              <w:spacing w:lineRule="auto" w:line="240" w:before="0" w:after="0"/>
              <w:ind w:hanging="0" w:left="41"/>
              <w:jc w:val="left"/>
              <w:rPr>
                <w:sz w:val="22"/>
              </w:rPr>
            </w:pPr>
            <w:r>
              <w:rPr>
                <w:sz w:val="22"/>
              </w:rPr>
              <w:t>25,379</w:t>
            </w:r>
          </w:p>
        </w:tc>
        <w:tc>
          <w:tcPr>
            <w:tcW w:w="1165" w:type="dxa"/>
            <w:tcBorders/>
          </w:tcPr>
          <w:p>
            <w:pPr>
              <w:pStyle w:val="Normal"/>
              <w:spacing w:lineRule="auto" w:line="240" w:before="0" w:after="0"/>
              <w:ind w:hanging="0" w:left="0"/>
              <w:jc w:val="left"/>
              <w:rPr>
                <w:sz w:val="22"/>
              </w:rPr>
            </w:pPr>
            <w:r>
              <w:rPr>
                <w:sz w:val="22"/>
              </w:rPr>
              <w:t>292,495</w:t>
            </w:r>
          </w:p>
        </w:tc>
        <w:tc>
          <w:tcPr>
            <w:tcW w:w="898" w:type="dxa"/>
            <w:tcBorders/>
          </w:tcPr>
          <w:p>
            <w:pPr>
              <w:pStyle w:val="Normal"/>
              <w:spacing w:lineRule="auto" w:line="240" w:before="0" w:after="0"/>
              <w:ind w:hanging="0" w:left="197"/>
              <w:jc w:val="left"/>
              <w:rPr>
                <w:sz w:val="22"/>
              </w:rPr>
            </w:pPr>
            <w:r>
              <w:rPr>
                <w:sz w:val="22"/>
              </w:rPr>
              <w:t>4,346</w:t>
            </w:r>
          </w:p>
        </w:tc>
        <w:tc>
          <w:tcPr>
            <w:tcW w:w="1634" w:type="dxa"/>
            <w:tcBorders/>
          </w:tcPr>
          <w:p>
            <w:pPr>
              <w:pStyle w:val="Normal"/>
              <w:spacing w:lineRule="auto" w:line="240" w:before="0" w:after="0"/>
              <w:ind w:hanging="0" w:left="104"/>
              <w:jc w:val="left"/>
              <w:rPr>
                <w:sz w:val="22"/>
              </w:rPr>
            </w:pPr>
            <w:r>
              <w:rPr>
                <w:sz w:val="22"/>
              </w:rPr>
              <w:t>3,170</w:t>
            </w:r>
          </w:p>
        </w:tc>
        <w:tc>
          <w:tcPr>
            <w:tcW w:w="1165" w:type="dxa"/>
            <w:tcBorders/>
          </w:tcPr>
          <w:p>
            <w:pPr>
              <w:pStyle w:val="Normal"/>
              <w:spacing w:lineRule="auto" w:line="240" w:before="0" w:after="0"/>
              <w:ind w:hanging="0" w:left="0"/>
              <w:jc w:val="left"/>
              <w:rPr>
                <w:sz w:val="22"/>
              </w:rPr>
            </w:pPr>
            <w:r>
              <w:rPr>
                <w:sz w:val="22"/>
              </w:rPr>
              <w:t>39,806</w:t>
            </w:r>
          </w:p>
        </w:tc>
      </w:tr>
      <w:tr>
        <w:trPr>
          <w:trHeight w:val="271" w:hRule="atLeast"/>
        </w:trPr>
        <w:tc>
          <w:tcPr>
            <w:tcW w:w="2076" w:type="dxa"/>
            <w:tcBorders/>
          </w:tcPr>
          <w:p>
            <w:pPr>
              <w:pStyle w:val="Normal"/>
              <w:spacing w:lineRule="auto" w:line="240" w:before="0" w:after="0"/>
              <w:ind w:hanging="0" w:left="120"/>
              <w:jc w:val="left"/>
              <w:rPr>
                <w:sz w:val="22"/>
              </w:rPr>
            </w:pPr>
            <w:r>
              <w:rPr>
                <w:sz w:val="22"/>
              </w:rPr>
              <w:t>BLCA</w:t>
            </w:r>
          </w:p>
        </w:tc>
        <w:tc>
          <w:tcPr>
            <w:tcW w:w="1178" w:type="dxa"/>
            <w:tcBorders/>
          </w:tcPr>
          <w:p>
            <w:pPr>
              <w:pStyle w:val="Normal"/>
              <w:spacing w:lineRule="auto" w:line="240" w:before="0" w:after="0"/>
              <w:ind w:hanging="0" w:left="88"/>
              <w:jc w:val="left"/>
              <w:rPr>
                <w:sz w:val="22"/>
              </w:rPr>
            </w:pPr>
            <w:r>
              <w:rPr>
                <w:sz w:val="22"/>
              </w:rPr>
              <w:t>22,952</w:t>
            </w:r>
          </w:p>
        </w:tc>
        <w:tc>
          <w:tcPr>
            <w:tcW w:w="1353" w:type="dxa"/>
            <w:tcBorders/>
          </w:tcPr>
          <w:p>
            <w:pPr>
              <w:pStyle w:val="Normal"/>
              <w:spacing w:lineRule="auto" w:line="240" w:before="0" w:after="0"/>
              <w:ind w:hanging="0" w:left="42"/>
              <w:jc w:val="left"/>
              <w:rPr>
                <w:sz w:val="22"/>
              </w:rPr>
            </w:pPr>
            <w:r>
              <w:rPr>
                <w:sz w:val="22"/>
              </w:rPr>
              <w:t>65,354</w:t>
            </w:r>
          </w:p>
        </w:tc>
        <w:tc>
          <w:tcPr>
            <w:tcW w:w="1165" w:type="dxa"/>
            <w:tcBorders/>
          </w:tcPr>
          <w:p>
            <w:pPr>
              <w:pStyle w:val="Normal"/>
              <w:spacing w:lineRule="auto" w:line="240" w:before="0" w:after="0"/>
              <w:ind w:hanging="0" w:left="0"/>
              <w:jc w:val="left"/>
              <w:rPr>
                <w:sz w:val="22"/>
              </w:rPr>
            </w:pPr>
            <w:r>
              <w:rPr>
                <w:sz w:val="22"/>
              </w:rPr>
              <w:t>326,030</w:t>
            </w:r>
          </w:p>
        </w:tc>
        <w:tc>
          <w:tcPr>
            <w:tcW w:w="898" w:type="dxa"/>
            <w:tcBorders/>
          </w:tcPr>
          <w:p>
            <w:pPr>
              <w:pStyle w:val="Normal"/>
              <w:spacing w:lineRule="auto" w:line="240" w:before="0" w:after="0"/>
              <w:ind w:hanging="0" w:left="196"/>
              <w:jc w:val="left"/>
              <w:rPr>
                <w:sz w:val="22"/>
              </w:rPr>
            </w:pPr>
            <w:r>
              <w:rPr>
                <w:sz w:val="22"/>
              </w:rPr>
              <w:t>2,498</w:t>
            </w:r>
          </w:p>
        </w:tc>
        <w:tc>
          <w:tcPr>
            <w:tcW w:w="1634" w:type="dxa"/>
            <w:tcBorders/>
          </w:tcPr>
          <w:p>
            <w:pPr>
              <w:pStyle w:val="Normal"/>
              <w:spacing w:lineRule="auto" w:line="240" w:before="0" w:after="0"/>
              <w:ind w:hanging="0" w:left="104"/>
              <w:jc w:val="left"/>
              <w:rPr>
                <w:sz w:val="22"/>
              </w:rPr>
            </w:pPr>
            <w:r>
              <w:rPr>
                <w:sz w:val="22"/>
              </w:rPr>
              <w:t>9,124</w:t>
            </w:r>
          </w:p>
        </w:tc>
        <w:tc>
          <w:tcPr>
            <w:tcW w:w="1165" w:type="dxa"/>
            <w:tcBorders/>
          </w:tcPr>
          <w:p>
            <w:pPr>
              <w:pStyle w:val="Normal"/>
              <w:spacing w:lineRule="auto" w:line="240" w:before="0" w:after="0"/>
              <w:ind w:hanging="0" w:left="0"/>
              <w:jc w:val="left"/>
              <w:rPr>
                <w:sz w:val="22"/>
              </w:rPr>
            </w:pPr>
            <w:r>
              <w:rPr>
                <w:sz w:val="22"/>
              </w:rPr>
              <w:t>41,193</w:t>
            </w:r>
          </w:p>
        </w:tc>
      </w:tr>
      <w:tr>
        <w:trPr>
          <w:trHeight w:val="271" w:hRule="atLeast"/>
        </w:trPr>
        <w:tc>
          <w:tcPr>
            <w:tcW w:w="2076" w:type="dxa"/>
            <w:tcBorders/>
          </w:tcPr>
          <w:p>
            <w:pPr>
              <w:pStyle w:val="Normal"/>
              <w:spacing w:lineRule="auto" w:line="240" w:before="0" w:after="0"/>
              <w:ind w:hanging="0" w:left="120"/>
              <w:jc w:val="left"/>
              <w:rPr>
                <w:sz w:val="22"/>
              </w:rPr>
            </w:pPr>
            <w:r>
              <w:rPr>
                <w:sz w:val="22"/>
              </w:rPr>
              <w:t>CESC</w:t>
            </w:r>
          </w:p>
        </w:tc>
        <w:tc>
          <w:tcPr>
            <w:tcW w:w="1178" w:type="dxa"/>
            <w:tcBorders/>
          </w:tcPr>
          <w:p>
            <w:pPr>
              <w:pStyle w:val="Normal"/>
              <w:spacing w:lineRule="auto" w:line="240" w:before="0" w:after="0"/>
              <w:ind w:hanging="0" w:left="507"/>
              <w:jc w:val="center"/>
              <w:rPr>
                <w:sz w:val="22"/>
              </w:rPr>
            </w:pPr>
            <w:r>
              <w:rPr>
                <w:sz w:val="22"/>
              </w:rPr>
              <w:t>0</w:t>
            </w:r>
          </w:p>
        </w:tc>
        <w:tc>
          <w:tcPr>
            <w:tcW w:w="1353" w:type="dxa"/>
            <w:tcBorders/>
          </w:tcPr>
          <w:p>
            <w:pPr>
              <w:pStyle w:val="Normal"/>
              <w:spacing w:lineRule="auto" w:line="240" w:before="0" w:after="0"/>
              <w:ind w:hanging="0" w:left="419"/>
              <w:jc w:val="center"/>
              <w:rPr>
                <w:sz w:val="22"/>
              </w:rPr>
            </w:pPr>
            <w:r>
              <w:rPr>
                <w:sz w:val="22"/>
              </w:rPr>
              <w:t>0</w:t>
            </w:r>
          </w:p>
        </w:tc>
        <w:tc>
          <w:tcPr>
            <w:tcW w:w="1165" w:type="dxa"/>
            <w:tcBorders/>
          </w:tcPr>
          <w:p>
            <w:pPr>
              <w:pStyle w:val="Normal"/>
              <w:spacing w:lineRule="auto" w:line="240" w:before="0" w:after="0"/>
              <w:ind w:hanging="0" w:left="0"/>
              <w:jc w:val="left"/>
              <w:rPr>
                <w:sz w:val="22"/>
              </w:rPr>
            </w:pPr>
            <w:r>
              <w:rPr>
                <w:sz w:val="22"/>
              </w:rPr>
              <w:t>302,629</w:t>
            </w:r>
          </w:p>
        </w:tc>
        <w:tc>
          <w:tcPr>
            <w:tcW w:w="898" w:type="dxa"/>
            <w:tcBorders/>
          </w:tcPr>
          <w:p>
            <w:pPr>
              <w:pStyle w:val="Normal"/>
              <w:spacing w:lineRule="auto" w:line="240" w:before="0" w:after="0"/>
              <w:ind w:hanging="0" w:left="197"/>
              <w:jc w:val="left"/>
              <w:rPr>
                <w:sz w:val="22"/>
              </w:rPr>
            </w:pPr>
            <w:r>
              <w:rPr>
                <w:sz w:val="22"/>
              </w:rPr>
              <w:t>5,386</w:t>
            </w:r>
          </w:p>
        </w:tc>
        <w:tc>
          <w:tcPr>
            <w:tcW w:w="1634" w:type="dxa"/>
            <w:tcBorders/>
          </w:tcPr>
          <w:p>
            <w:pPr>
              <w:pStyle w:val="Normal"/>
              <w:spacing w:lineRule="auto" w:line="240" w:before="0" w:after="0"/>
              <w:ind w:hanging="0" w:left="104"/>
              <w:jc w:val="left"/>
              <w:rPr>
                <w:sz w:val="22"/>
              </w:rPr>
            </w:pPr>
            <w:r>
              <w:rPr>
                <w:sz w:val="22"/>
              </w:rPr>
              <w:t>4,594</w:t>
            </w:r>
          </w:p>
        </w:tc>
        <w:tc>
          <w:tcPr>
            <w:tcW w:w="1165" w:type="dxa"/>
            <w:tcBorders/>
          </w:tcPr>
          <w:p>
            <w:pPr>
              <w:pStyle w:val="Normal"/>
              <w:spacing w:lineRule="auto" w:line="240" w:before="0" w:after="0"/>
              <w:ind w:hanging="0" w:left="0"/>
              <w:jc w:val="left"/>
              <w:rPr>
                <w:sz w:val="22"/>
              </w:rPr>
            </w:pPr>
            <w:r>
              <w:rPr>
                <w:sz w:val="22"/>
              </w:rPr>
              <w:t>41,273</w:t>
            </w:r>
          </w:p>
        </w:tc>
      </w:tr>
      <w:tr>
        <w:trPr>
          <w:trHeight w:val="271" w:hRule="atLeast"/>
        </w:trPr>
        <w:tc>
          <w:tcPr>
            <w:tcW w:w="2076" w:type="dxa"/>
            <w:tcBorders/>
          </w:tcPr>
          <w:p>
            <w:pPr>
              <w:pStyle w:val="Normal"/>
              <w:spacing w:lineRule="auto" w:line="240" w:before="0" w:after="0"/>
              <w:ind w:hanging="0" w:left="120"/>
              <w:jc w:val="left"/>
              <w:rPr>
                <w:sz w:val="22"/>
              </w:rPr>
            </w:pPr>
            <w:r>
              <w:rPr>
                <w:sz w:val="22"/>
              </w:rPr>
              <w:t>CHOL</w:t>
            </w:r>
          </w:p>
        </w:tc>
        <w:tc>
          <w:tcPr>
            <w:tcW w:w="1178" w:type="dxa"/>
            <w:tcBorders/>
          </w:tcPr>
          <w:p>
            <w:pPr>
              <w:pStyle w:val="Normal"/>
              <w:spacing w:lineRule="auto" w:line="240" w:before="0" w:after="0"/>
              <w:ind w:hanging="0" w:left="87"/>
              <w:jc w:val="left"/>
              <w:rPr>
                <w:sz w:val="22"/>
              </w:rPr>
            </w:pPr>
            <w:r>
              <w:rPr>
                <w:sz w:val="22"/>
              </w:rPr>
              <w:t>30,685</w:t>
            </w:r>
          </w:p>
        </w:tc>
        <w:tc>
          <w:tcPr>
            <w:tcW w:w="1353" w:type="dxa"/>
            <w:tcBorders/>
          </w:tcPr>
          <w:p>
            <w:pPr>
              <w:pStyle w:val="Normal"/>
              <w:spacing w:lineRule="auto" w:line="240" w:before="0" w:after="0"/>
              <w:ind w:hanging="0" w:left="42"/>
              <w:jc w:val="left"/>
              <w:rPr>
                <w:sz w:val="22"/>
              </w:rPr>
            </w:pPr>
            <w:r>
              <w:rPr>
                <w:sz w:val="22"/>
              </w:rPr>
              <w:t>10,336</w:t>
            </w:r>
          </w:p>
        </w:tc>
        <w:tc>
          <w:tcPr>
            <w:tcW w:w="1165" w:type="dxa"/>
            <w:tcBorders/>
          </w:tcPr>
          <w:p>
            <w:pPr>
              <w:pStyle w:val="Normal"/>
              <w:spacing w:lineRule="auto" w:line="240" w:before="0" w:after="0"/>
              <w:ind w:hanging="0" w:left="0"/>
              <w:jc w:val="left"/>
              <w:rPr>
                <w:sz w:val="22"/>
              </w:rPr>
            </w:pPr>
            <w:r>
              <w:rPr>
                <w:sz w:val="22"/>
              </w:rPr>
              <w:t>353,556</w:t>
            </w:r>
          </w:p>
        </w:tc>
        <w:tc>
          <w:tcPr>
            <w:tcW w:w="898" w:type="dxa"/>
            <w:tcBorders/>
          </w:tcPr>
          <w:p>
            <w:pPr>
              <w:pStyle w:val="Normal"/>
              <w:spacing w:lineRule="auto" w:line="240" w:before="0" w:after="0"/>
              <w:ind w:hanging="0" w:left="197"/>
              <w:jc w:val="left"/>
              <w:rPr>
                <w:sz w:val="22"/>
              </w:rPr>
            </w:pPr>
            <w:r>
              <w:rPr>
                <w:sz w:val="22"/>
              </w:rPr>
              <w:t>4,906</w:t>
            </w:r>
          </w:p>
        </w:tc>
        <w:tc>
          <w:tcPr>
            <w:tcW w:w="1634" w:type="dxa"/>
            <w:tcBorders/>
          </w:tcPr>
          <w:p>
            <w:pPr>
              <w:pStyle w:val="Normal"/>
              <w:spacing w:lineRule="auto" w:line="240" w:before="0" w:after="0"/>
              <w:ind w:hanging="0" w:left="103"/>
              <w:jc w:val="left"/>
              <w:rPr>
                <w:sz w:val="22"/>
              </w:rPr>
            </w:pPr>
            <w:r>
              <w:rPr>
                <w:sz w:val="22"/>
              </w:rPr>
              <w:t>1,312</w:t>
            </w:r>
          </w:p>
        </w:tc>
        <w:tc>
          <w:tcPr>
            <w:tcW w:w="1165" w:type="dxa"/>
            <w:tcBorders/>
          </w:tcPr>
          <w:p>
            <w:pPr>
              <w:pStyle w:val="Normal"/>
              <w:spacing w:lineRule="auto" w:line="240" w:before="0" w:after="0"/>
              <w:ind w:hanging="0" w:left="0"/>
              <w:jc w:val="left"/>
              <w:rPr>
                <w:sz w:val="22"/>
              </w:rPr>
            </w:pPr>
            <w:r>
              <w:rPr>
                <w:sz w:val="22"/>
              </w:rPr>
              <w:t>43,388</w:t>
            </w:r>
          </w:p>
        </w:tc>
      </w:tr>
      <w:tr>
        <w:trPr>
          <w:trHeight w:val="271" w:hRule="atLeast"/>
        </w:trPr>
        <w:tc>
          <w:tcPr>
            <w:tcW w:w="2076" w:type="dxa"/>
            <w:tcBorders/>
          </w:tcPr>
          <w:p>
            <w:pPr>
              <w:pStyle w:val="Normal"/>
              <w:spacing w:lineRule="auto" w:line="240" w:before="0" w:after="0"/>
              <w:ind w:hanging="0" w:left="120"/>
              <w:jc w:val="left"/>
              <w:rPr>
                <w:sz w:val="22"/>
              </w:rPr>
            </w:pPr>
            <w:r>
              <w:rPr>
                <w:sz w:val="22"/>
              </w:rPr>
              <w:t>COAD</w:t>
            </w:r>
          </w:p>
        </w:tc>
        <w:tc>
          <w:tcPr>
            <w:tcW w:w="1178" w:type="dxa"/>
            <w:tcBorders/>
          </w:tcPr>
          <w:p>
            <w:pPr>
              <w:pStyle w:val="Normal"/>
              <w:spacing w:lineRule="auto" w:line="240" w:before="0" w:after="0"/>
              <w:ind w:hanging="0" w:left="87"/>
              <w:jc w:val="left"/>
              <w:rPr>
                <w:sz w:val="22"/>
              </w:rPr>
            </w:pPr>
            <w:r>
              <w:rPr>
                <w:sz w:val="22"/>
              </w:rPr>
              <w:t>29,662</w:t>
            </w:r>
          </w:p>
        </w:tc>
        <w:tc>
          <w:tcPr>
            <w:tcW w:w="1353" w:type="dxa"/>
            <w:tcBorders/>
          </w:tcPr>
          <w:p>
            <w:pPr>
              <w:pStyle w:val="Normal"/>
              <w:spacing w:lineRule="auto" w:line="240" w:before="0" w:after="0"/>
              <w:ind w:hanging="0" w:left="42"/>
              <w:jc w:val="left"/>
              <w:rPr>
                <w:sz w:val="22"/>
              </w:rPr>
            </w:pPr>
            <w:r>
              <w:rPr>
                <w:sz w:val="22"/>
              </w:rPr>
              <w:t>34,252</w:t>
            </w:r>
          </w:p>
        </w:tc>
        <w:tc>
          <w:tcPr>
            <w:tcW w:w="1165" w:type="dxa"/>
            <w:tcBorders/>
          </w:tcPr>
          <w:p>
            <w:pPr>
              <w:pStyle w:val="Normal"/>
              <w:spacing w:lineRule="auto" w:line="240" w:before="0" w:after="0"/>
              <w:ind w:hanging="0" w:left="0"/>
              <w:jc w:val="left"/>
              <w:rPr>
                <w:sz w:val="22"/>
              </w:rPr>
            </w:pPr>
            <w:r>
              <w:rPr>
                <w:sz w:val="22"/>
              </w:rPr>
              <w:t>303,901</w:t>
            </w:r>
          </w:p>
        </w:tc>
        <w:tc>
          <w:tcPr>
            <w:tcW w:w="898" w:type="dxa"/>
            <w:tcBorders/>
          </w:tcPr>
          <w:p>
            <w:pPr>
              <w:pStyle w:val="Normal"/>
              <w:spacing w:lineRule="auto" w:line="240" w:before="0" w:after="0"/>
              <w:ind w:hanging="0" w:left="197"/>
              <w:jc w:val="left"/>
              <w:rPr>
                <w:sz w:val="22"/>
              </w:rPr>
            </w:pPr>
            <w:r>
              <w:rPr>
                <w:sz w:val="22"/>
              </w:rPr>
              <w:t>3,722</w:t>
            </w:r>
          </w:p>
        </w:tc>
        <w:tc>
          <w:tcPr>
            <w:tcW w:w="1634" w:type="dxa"/>
            <w:tcBorders/>
          </w:tcPr>
          <w:p>
            <w:pPr>
              <w:pStyle w:val="Normal"/>
              <w:spacing w:lineRule="auto" w:line="240" w:before="0" w:after="0"/>
              <w:ind w:hanging="0" w:left="103"/>
              <w:jc w:val="left"/>
              <w:rPr>
                <w:sz w:val="22"/>
              </w:rPr>
            </w:pPr>
            <w:r>
              <w:rPr>
                <w:sz w:val="22"/>
              </w:rPr>
              <w:t>4,053</w:t>
            </w:r>
          </w:p>
        </w:tc>
        <w:tc>
          <w:tcPr>
            <w:tcW w:w="1165" w:type="dxa"/>
            <w:tcBorders/>
          </w:tcPr>
          <w:p>
            <w:pPr>
              <w:pStyle w:val="Normal"/>
              <w:spacing w:lineRule="auto" w:line="240" w:before="0" w:after="0"/>
              <w:ind w:hanging="0" w:left="0"/>
              <w:jc w:val="left"/>
              <w:rPr>
                <w:sz w:val="22"/>
              </w:rPr>
            </w:pPr>
            <w:r>
              <w:rPr>
                <w:sz w:val="22"/>
              </w:rPr>
              <w:t>41,667</w:t>
            </w:r>
          </w:p>
        </w:tc>
      </w:tr>
      <w:tr>
        <w:trPr>
          <w:trHeight w:val="271" w:hRule="atLeast"/>
        </w:trPr>
        <w:tc>
          <w:tcPr>
            <w:tcW w:w="2076" w:type="dxa"/>
            <w:tcBorders/>
          </w:tcPr>
          <w:p>
            <w:pPr>
              <w:pStyle w:val="Normal"/>
              <w:spacing w:lineRule="auto" w:line="240" w:before="0" w:after="0"/>
              <w:ind w:hanging="0" w:left="120"/>
              <w:jc w:val="left"/>
              <w:rPr>
                <w:sz w:val="22"/>
              </w:rPr>
            </w:pPr>
            <w:r>
              <w:rPr>
                <w:sz w:val="22"/>
              </w:rPr>
              <w:t>ESCA</w:t>
            </w:r>
          </w:p>
        </w:tc>
        <w:tc>
          <w:tcPr>
            <w:tcW w:w="1178" w:type="dxa"/>
            <w:tcBorders/>
          </w:tcPr>
          <w:p>
            <w:pPr>
              <w:pStyle w:val="Normal"/>
              <w:spacing w:lineRule="auto" w:line="240" w:before="0" w:after="0"/>
              <w:ind w:hanging="0" w:left="87"/>
              <w:jc w:val="left"/>
              <w:rPr>
                <w:sz w:val="22"/>
              </w:rPr>
            </w:pPr>
            <w:r>
              <w:rPr>
                <w:sz w:val="22"/>
              </w:rPr>
              <w:t>30,434</w:t>
            </w:r>
          </w:p>
        </w:tc>
        <w:tc>
          <w:tcPr>
            <w:tcW w:w="1353" w:type="dxa"/>
            <w:tcBorders/>
          </w:tcPr>
          <w:p>
            <w:pPr>
              <w:pStyle w:val="Normal"/>
              <w:spacing w:lineRule="auto" w:line="240" w:before="0" w:after="0"/>
              <w:ind w:hanging="0" w:left="42"/>
              <w:jc w:val="left"/>
              <w:rPr>
                <w:sz w:val="22"/>
              </w:rPr>
            </w:pPr>
            <w:r>
              <w:rPr>
                <w:sz w:val="22"/>
              </w:rPr>
              <w:t>31,072</w:t>
            </w:r>
          </w:p>
        </w:tc>
        <w:tc>
          <w:tcPr>
            <w:tcW w:w="1165" w:type="dxa"/>
            <w:tcBorders/>
          </w:tcPr>
          <w:p>
            <w:pPr>
              <w:pStyle w:val="Normal"/>
              <w:spacing w:lineRule="auto" w:line="240" w:before="0" w:after="0"/>
              <w:ind w:hanging="0" w:left="0"/>
              <w:jc w:val="left"/>
              <w:rPr>
                <w:sz w:val="22"/>
              </w:rPr>
            </w:pPr>
            <w:r>
              <w:rPr>
                <w:sz w:val="22"/>
              </w:rPr>
              <w:t>342,014</w:t>
            </w:r>
          </w:p>
        </w:tc>
        <w:tc>
          <w:tcPr>
            <w:tcW w:w="898" w:type="dxa"/>
            <w:tcBorders/>
          </w:tcPr>
          <w:p>
            <w:pPr>
              <w:pStyle w:val="Normal"/>
              <w:spacing w:lineRule="auto" w:line="240" w:before="0" w:after="0"/>
              <w:ind w:hanging="0" w:left="196"/>
              <w:jc w:val="left"/>
              <w:rPr>
                <w:sz w:val="22"/>
              </w:rPr>
            </w:pPr>
            <w:r>
              <w:rPr>
                <w:sz w:val="22"/>
              </w:rPr>
              <w:t>3,668</w:t>
            </w:r>
          </w:p>
        </w:tc>
        <w:tc>
          <w:tcPr>
            <w:tcW w:w="1634" w:type="dxa"/>
            <w:tcBorders/>
          </w:tcPr>
          <w:p>
            <w:pPr>
              <w:pStyle w:val="Normal"/>
              <w:spacing w:lineRule="auto" w:line="240" w:before="0" w:after="0"/>
              <w:ind w:hanging="0" w:left="104"/>
              <w:jc w:val="left"/>
              <w:rPr>
                <w:sz w:val="22"/>
              </w:rPr>
            </w:pPr>
            <w:r>
              <w:rPr>
                <w:sz w:val="22"/>
              </w:rPr>
              <w:t>4,040</w:t>
            </w:r>
          </w:p>
        </w:tc>
        <w:tc>
          <w:tcPr>
            <w:tcW w:w="1165" w:type="dxa"/>
            <w:tcBorders/>
          </w:tcPr>
          <w:p>
            <w:pPr>
              <w:pStyle w:val="Normal"/>
              <w:spacing w:lineRule="auto" w:line="240" w:before="0" w:after="0"/>
              <w:ind w:hanging="0" w:left="0"/>
              <w:jc w:val="left"/>
              <w:rPr>
                <w:sz w:val="22"/>
              </w:rPr>
            </w:pPr>
            <w:r>
              <w:rPr>
                <w:sz w:val="22"/>
              </w:rPr>
              <w:t>42,520</w:t>
            </w:r>
          </w:p>
        </w:tc>
      </w:tr>
      <w:tr>
        <w:trPr>
          <w:trHeight w:val="271" w:hRule="atLeast"/>
        </w:trPr>
        <w:tc>
          <w:tcPr>
            <w:tcW w:w="2076" w:type="dxa"/>
            <w:tcBorders/>
          </w:tcPr>
          <w:p>
            <w:pPr>
              <w:pStyle w:val="Normal"/>
              <w:spacing w:lineRule="auto" w:line="240" w:before="0" w:after="0"/>
              <w:ind w:hanging="0" w:left="120"/>
              <w:jc w:val="left"/>
              <w:rPr>
                <w:sz w:val="22"/>
              </w:rPr>
            </w:pPr>
            <w:r>
              <w:rPr>
                <w:sz w:val="22"/>
              </w:rPr>
              <w:t>GBM</w:t>
            </w:r>
          </w:p>
        </w:tc>
        <w:tc>
          <w:tcPr>
            <w:tcW w:w="1178" w:type="dxa"/>
            <w:tcBorders/>
          </w:tcPr>
          <w:p>
            <w:pPr>
              <w:pStyle w:val="Normal"/>
              <w:spacing w:lineRule="auto" w:line="240" w:before="0" w:after="0"/>
              <w:ind w:hanging="0" w:left="506"/>
              <w:jc w:val="center"/>
              <w:rPr>
                <w:sz w:val="22"/>
              </w:rPr>
            </w:pPr>
            <w:r>
              <w:rPr>
                <w:sz w:val="22"/>
              </w:rPr>
              <w:t>0</w:t>
            </w:r>
          </w:p>
        </w:tc>
        <w:tc>
          <w:tcPr>
            <w:tcW w:w="1353" w:type="dxa"/>
            <w:tcBorders/>
          </w:tcPr>
          <w:p>
            <w:pPr>
              <w:pStyle w:val="Normal"/>
              <w:spacing w:lineRule="auto" w:line="240" w:before="0" w:after="0"/>
              <w:ind w:hanging="0" w:left="419"/>
              <w:jc w:val="center"/>
              <w:rPr>
                <w:sz w:val="22"/>
              </w:rPr>
            </w:pPr>
            <w:r>
              <w:rPr>
                <w:sz w:val="22"/>
              </w:rPr>
              <w:t>0</w:t>
            </w:r>
          </w:p>
        </w:tc>
        <w:tc>
          <w:tcPr>
            <w:tcW w:w="1165" w:type="dxa"/>
            <w:tcBorders/>
          </w:tcPr>
          <w:p>
            <w:pPr>
              <w:pStyle w:val="Normal"/>
              <w:spacing w:lineRule="auto" w:line="240" w:before="0" w:after="0"/>
              <w:ind w:hanging="0" w:left="0"/>
              <w:jc w:val="left"/>
              <w:rPr>
                <w:sz w:val="22"/>
              </w:rPr>
            </w:pPr>
            <w:r>
              <w:rPr>
                <w:sz w:val="22"/>
              </w:rPr>
              <w:t>327,021</w:t>
            </w:r>
          </w:p>
        </w:tc>
        <w:tc>
          <w:tcPr>
            <w:tcW w:w="898" w:type="dxa"/>
            <w:tcBorders/>
          </w:tcPr>
          <w:p>
            <w:pPr>
              <w:pStyle w:val="Normal"/>
              <w:spacing w:lineRule="auto" w:line="240" w:before="0" w:after="0"/>
              <w:ind w:hanging="0" w:left="196"/>
              <w:jc w:val="left"/>
              <w:rPr>
                <w:sz w:val="22"/>
              </w:rPr>
            </w:pPr>
            <w:r>
              <w:rPr>
                <w:sz w:val="22"/>
              </w:rPr>
              <w:t>1,416</w:t>
            </w:r>
          </w:p>
        </w:tc>
        <w:tc>
          <w:tcPr>
            <w:tcW w:w="1634" w:type="dxa"/>
            <w:tcBorders/>
          </w:tcPr>
          <w:p>
            <w:pPr>
              <w:pStyle w:val="Normal"/>
              <w:spacing w:lineRule="auto" w:line="240" w:before="0" w:after="0"/>
              <w:ind w:hanging="0" w:left="104"/>
              <w:jc w:val="left"/>
              <w:rPr>
                <w:sz w:val="22"/>
              </w:rPr>
            </w:pPr>
            <w:r>
              <w:rPr>
                <w:sz w:val="22"/>
              </w:rPr>
              <w:t>1,335</w:t>
            </w:r>
          </w:p>
        </w:tc>
        <w:tc>
          <w:tcPr>
            <w:tcW w:w="1165" w:type="dxa"/>
            <w:tcBorders/>
          </w:tcPr>
          <w:p>
            <w:pPr>
              <w:pStyle w:val="Normal"/>
              <w:spacing w:lineRule="auto" w:line="240" w:before="0" w:after="0"/>
              <w:ind w:hanging="0" w:left="0"/>
              <w:jc w:val="left"/>
              <w:rPr>
                <w:sz w:val="22"/>
              </w:rPr>
            </w:pPr>
            <w:r>
              <w:rPr>
                <w:sz w:val="22"/>
              </w:rPr>
              <w:t>42,132</w:t>
            </w:r>
          </w:p>
        </w:tc>
      </w:tr>
      <w:tr>
        <w:trPr>
          <w:trHeight w:val="271" w:hRule="atLeast"/>
        </w:trPr>
        <w:tc>
          <w:tcPr>
            <w:tcW w:w="2076" w:type="dxa"/>
            <w:tcBorders/>
          </w:tcPr>
          <w:p>
            <w:pPr>
              <w:pStyle w:val="Normal"/>
              <w:spacing w:lineRule="auto" w:line="240" w:before="0" w:after="0"/>
              <w:ind w:hanging="0" w:left="120"/>
              <w:jc w:val="left"/>
              <w:rPr>
                <w:sz w:val="22"/>
              </w:rPr>
            </w:pPr>
            <w:r>
              <w:rPr>
                <w:sz w:val="22"/>
              </w:rPr>
              <w:t>HNSC</w:t>
            </w:r>
          </w:p>
        </w:tc>
        <w:tc>
          <w:tcPr>
            <w:tcW w:w="1178" w:type="dxa"/>
            <w:tcBorders/>
          </w:tcPr>
          <w:p>
            <w:pPr>
              <w:pStyle w:val="Normal"/>
              <w:spacing w:lineRule="auto" w:line="240" w:before="0" w:after="0"/>
              <w:ind w:hanging="0" w:left="87"/>
              <w:jc w:val="left"/>
              <w:rPr>
                <w:sz w:val="22"/>
              </w:rPr>
            </w:pPr>
            <w:r>
              <w:rPr>
                <w:sz w:val="22"/>
              </w:rPr>
              <w:t>34,356</w:t>
            </w:r>
          </w:p>
        </w:tc>
        <w:tc>
          <w:tcPr>
            <w:tcW w:w="1353" w:type="dxa"/>
            <w:tcBorders/>
          </w:tcPr>
          <w:p>
            <w:pPr>
              <w:pStyle w:val="Normal"/>
              <w:spacing w:lineRule="auto" w:line="240" w:before="0" w:after="0"/>
              <w:ind w:hanging="0" w:left="41"/>
              <w:jc w:val="left"/>
              <w:rPr>
                <w:sz w:val="22"/>
              </w:rPr>
            </w:pPr>
            <w:r>
              <w:rPr>
                <w:sz w:val="22"/>
              </w:rPr>
              <w:t>39,685</w:t>
            </w:r>
          </w:p>
        </w:tc>
        <w:tc>
          <w:tcPr>
            <w:tcW w:w="1165" w:type="dxa"/>
            <w:tcBorders/>
          </w:tcPr>
          <w:p>
            <w:pPr>
              <w:pStyle w:val="Normal"/>
              <w:spacing w:lineRule="auto" w:line="240" w:before="0" w:after="0"/>
              <w:ind w:hanging="0" w:left="0"/>
              <w:jc w:val="left"/>
              <w:rPr>
                <w:sz w:val="22"/>
              </w:rPr>
            </w:pPr>
            <w:r>
              <w:rPr>
                <w:sz w:val="22"/>
              </w:rPr>
              <w:t>325,410</w:t>
            </w:r>
          </w:p>
        </w:tc>
        <w:tc>
          <w:tcPr>
            <w:tcW w:w="898" w:type="dxa"/>
            <w:tcBorders/>
          </w:tcPr>
          <w:p>
            <w:pPr>
              <w:pStyle w:val="Normal"/>
              <w:spacing w:lineRule="auto" w:line="240" w:before="0" w:after="0"/>
              <w:ind w:hanging="0" w:left="197"/>
              <w:jc w:val="left"/>
              <w:rPr>
                <w:sz w:val="22"/>
              </w:rPr>
            </w:pPr>
            <w:r>
              <w:rPr>
                <w:sz w:val="22"/>
              </w:rPr>
              <w:t>3,507</w:t>
            </w:r>
          </w:p>
        </w:tc>
        <w:tc>
          <w:tcPr>
            <w:tcW w:w="1634" w:type="dxa"/>
            <w:tcBorders/>
          </w:tcPr>
          <w:p>
            <w:pPr>
              <w:pStyle w:val="Normal"/>
              <w:spacing w:lineRule="auto" w:line="240" w:before="0" w:after="0"/>
              <w:ind w:hanging="0" w:left="104"/>
              <w:jc w:val="left"/>
              <w:rPr>
                <w:sz w:val="22"/>
              </w:rPr>
            </w:pPr>
            <w:r>
              <w:rPr>
                <w:sz w:val="22"/>
              </w:rPr>
              <w:t>5,194</w:t>
            </w:r>
          </w:p>
        </w:tc>
        <w:tc>
          <w:tcPr>
            <w:tcW w:w="1165" w:type="dxa"/>
            <w:tcBorders/>
          </w:tcPr>
          <w:p>
            <w:pPr>
              <w:pStyle w:val="Normal"/>
              <w:spacing w:lineRule="auto" w:line="240" w:before="0" w:after="0"/>
              <w:ind w:hanging="0" w:left="0"/>
              <w:jc w:val="left"/>
              <w:rPr>
                <w:sz w:val="22"/>
              </w:rPr>
            </w:pPr>
            <w:r>
              <w:rPr>
                <w:sz w:val="22"/>
              </w:rPr>
              <w:t>41,653</w:t>
            </w:r>
          </w:p>
        </w:tc>
      </w:tr>
      <w:tr>
        <w:trPr>
          <w:trHeight w:val="271" w:hRule="atLeast"/>
        </w:trPr>
        <w:tc>
          <w:tcPr>
            <w:tcW w:w="2076" w:type="dxa"/>
            <w:tcBorders/>
          </w:tcPr>
          <w:p>
            <w:pPr>
              <w:pStyle w:val="Normal"/>
              <w:spacing w:lineRule="auto" w:line="240" w:before="0" w:after="0"/>
              <w:ind w:hanging="0" w:left="120"/>
              <w:jc w:val="left"/>
              <w:rPr>
                <w:sz w:val="22"/>
              </w:rPr>
            </w:pPr>
            <w:r>
              <w:rPr>
                <w:sz w:val="22"/>
              </w:rPr>
              <w:t>LUAD</w:t>
            </w:r>
          </w:p>
        </w:tc>
        <w:tc>
          <w:tcPr>
            <w:tcW w:w="1178" w:type="dxa"/>
            <w:tcBorders/>
          </w:tcPr>
          <w:p>
            <w:pPr>
              <w:pStyle w:val="Normal"/>
              <w:spacing w:lineRule="auto" w:line="240" w:before="0" w:after="0"/>
              <w:ind w:hanging="0" w:left="87"/>
              <w:jc w:val="left"/>
              <w:rPr>
                <w:sz w:val="22"/>
              </w:rPr>
            </w:pPr>
            <w:r>
              <w:rPr>
                <w:sz w:val="22"/>
              </w:rPr>
              <w:t>33,243</w:t>
            </w:r>
          </w:p>
        </w:tc>
        <w:tc>
          <w:tcPr>
            <w:tcW w:w="1353" w:type="dxa"/>
            <w:tcBorders/>
          </w:tcPr>
          <w:p>
            <w:pPr>
              <w:pStyle w:val="Normal"/>
              <w:spacing w:lineRule="auto" w:line="240" w:before="0" w:after="0"/>
              <w:ind w:hanging="0" w:left="42"/>
              <w:jc w:val="left"/>
              <w:rPr>
                <w:sz w:val="22"/>
              </w:rPr>
            </w:pPr>
            <w:r>
              <w:rPr>
                <w:sz w:val="22"/>
              </w:rPr>
              <w:t>28,793</w:t>
            </w:r>
          </w:p>
        </w:tc>
        <w:tc>
          <w:tcPr>
            <w:tcW w:w="1165" w:type="dxa"/>
            <w:tcBorders/>
          </w:tcPr>
          <w:p>
            <w:pPr>
              <w:pStyle w:val="Normal"/>
              <w:spacing w:lineRule="auto" w:line="240" w:before="0" w:after="0"/>
              <w:ind w:hanging="0" w:left="0"/>
              <w:jc w:val="left"/>
              <w:rPr>
                <w:sz w:val="22"/>
              </w:rPr>
            </w:pPr>
            <w:r>
              <w:rPr>
                <w:sz w:val="22"/>
              </w:rPr>
              <w:t>322,968</w:t>
            </w:r>
          </w:p>
        </w:tc>
        <w:tc>
          <w:tcPr>
            <w:tcW w:w="898" w:type="dxa"/>
            <w:tcBorders/>
          </w:tcPr>
          <w:p>
            <w:pPr>
              <w:pStyle w:val="Normal"/>
              <w:spacing w:lineRule="auto" w:line="240" w:before="0" w:after="0"/>
              <w:ind w:hanging="0" w:left="197"/>
              <w:jc w:val="left"/>
              <w:rPr>
                <w:sz w:val="22"/>
              </w:rPr>
            </w:pPr>
            <w:r>
              <w:rPr>
                <w:sz w:val="22"/>
              </w:rPr>
              <w:t>3,481</w:t>
            </w:r>
          </w:p>
        </w:tc>
        <w:tc>
          <w:tcPr>
            <w:tcW w:w="1634" w:type="dxa"/>
            <w:tcBorders/>
          </w:tcPr>
          <w:p>
            <w:pPr>
              <w:pStyle w:val="Normal"/>
              <w:spacing w:lineRule="auto" w:line="240" w:before="0" w:after="0"/>
              <w:ind w:hanging="0" w:left="103"/>
              <w:jc w:val="left"/>
              <w:rPr>
                <w:sz w:val="22"/>
              </w:rPr>
            </w:pPr>
            <w:r>
              <w:rPr>
                <w:sz w:val="22"/>
              </w:rPr>
              <w:t>3,243</w:t>
            </w:r>
          </w:p>
        </w:tc>
        <w:tc>
          <w:tcPr>
            <w:tcW w:w="1165" w:type="dxa"/>
            <w:tcBorders/>
          </w:tcPr>
          <w:p>
            <w:pPr>
              <w:pStyle w:val="Normal"/>
              <w:spacing w:lineRule="auto" w:line="240" w:before="0" w:after="0"/>
              <w:ind w:hanging="0" w:left="0"/>
              <w:jc w:val="left"/>
              <w:rPr>
                <w:sz w:val="22"/>
              </w:rPr>
            </w:pPr>
            <w:r>
              <w:rPr>
                <w:sz w:val="22"/>
              </w:rPr>
              <w:t>41,750</w:t>
            </w:r>
          </w:p>
        </w:tc>
      </w:tr>
      <w:tr>
        <w:trPr>
          <w:trHeight w:val="271" w:hRule="atLeast"/>
        </w:trPr>
        <w:tc>
          <w:tcPr>
            <w:tcW w:w="2076" w:type="dxa"/>
            <w:tcBorders/>
          </w:tcPr>
          <w:p>
            <w:pPr>
              <w:pStyle w:val="Normal"/>
              <w:spacing w:lineRule="auto" w:line="240" w:before="0" w:after="0"/>
              <w:ind w:hanging="0" w:left="120"/>
              <w:jc w:val="left"/>
              <w:rPr>
                <w:sz w:val="22"/>
              </w:rPr>
            </w:pPr>
            <w:r>
              <w:rPr>
                <w:sz w:val="22"/>
              </w:rPr>
              <w:t>LUSC</w:t>
            </w:r>
          </w:p>
        </w:tc>
        <w:tc>
          <w:tcPr>
            <w:tcW w:w="1178" w:type="dxa"/>
            <w:tcBorders/>
          </w:tcPr>
          <w:p>
            <w:pPr>
              <w:pStyle w:val="Normal"/>
              <w:spacing w:lineRule="auto" w:line="240" w:before="0" w:after="0"/>
              <w:ind w:hanging="0" w:left="87"/>
              <w:jc w:val="left"/>
              <w:rPr>
                <w:sz w:val="22"/>
              </w:rPr>
            </w:pPr>
            <w:r>
              <w:rPr>
                <w:sz w:val="22"/>
              </w:rPr>
              <w:t>28,038</w:t>
            </w:r>
          </w:p>
        </w:tc>
        <w:tc>
          <w:tcPr>
            <w:tcW w:w="1353" w:type="dxa"/>
            <w:tcBorders/>
          </w:tcPr>
          <w:p>
            <w:pPr>
              <w:pStyle w:val="Normal"/>
              <w:spacing w:lineRule="auto" w:line="240" w:before="0" w:after="0"/>
              <w:ind w:hanging="0" w:left="41"/>
              <w:jc w:val="left"/>
              <w:rPr>
                <w:sz w:val="22"/>
              </w:rPr>
            </w:pPr>
            <w:r>
              <w:rPr>
                <w:sz w:val="22"/>
              </w:rPr>
              <w:t>45,774</w:t>
            </w:r>
          </w:p>
        </w:tc>
        <w:tc>
          <w:tcPr>
            <w:tcW w:w="1165" w:type="dxa"/>
            <w:tcBorders/>
          </w:tcPr>
          <w:p>
            <w:pPr>
              <w:pStyle w:val="Normal"/>
              <w:spacing w:lineRule="auto" w:line="240" w:before="0" w:after="0"/>
              <w:ind w:hanging="0" w:left="0"/>
              <w:jc w:val="left"/>
              <w:rPr>
                <w:sz w:val="22"/>
              </w:rPr>
            </w:pPr>
            <w:r>
              <w:rPr>
                <w:sz w:val="22"/>
              </w:rPr>
              <w:t>307,855</w:t>
            </w:r>
          </w:p>
        </w:tc>
        <w:tc>
          <w:tcPr>
            <w:tcW w:w="898" w:type="dxa"/>
            <w:tcBorders/>
          </w:tcPr>
          <w:p>
            <w:pPr>
              <w:pStyle w:val="Normal"/>
              <w:spacing w:lineRule="auto" w:line="240" w:before="0" w:after="0"/>
              <w:ind w:hanging="0" w:left="197"/>
              <w:jc w:val="left"/>
              <w:rPr>
                <w:sz w:val="22"/>
              </w:rPr>
            </w:pPr>
            <w:r>
              <w:rPr>
                <w:sz w:val="22"/>
              </w:rPr>
              <w:t>3,056</w:t>
            </w:r>
          </w:p>
        </w:tc>
        <w:tc>
          <w:tcPr>
            <w:tcW w:w="1634" w:type="dxa"/>
            <w:tcBorders/>
          </w:tcPr>
          <w:p>
            <w:pPr>
              <w:pStyle w:val="Normal"/>
              <w:spacing w:lineRule="auto" w:line="240" w:before="0" w:after="0"/>
              <w:ind w:hanging="0" w:left="104"/>
              <w:jc w:val="left"/>
              <w:rPr>
                <w:sz w:val="22"/>
              </w:rPr>
            </w:pPr>
            <w:r>
              <w:rPr>
                <w:sz w:val="22"/>
              </w:rPr>
              <w:t>6,106</w:t>
            </w:r>
          </w:p>
        </w:tc>
        <w:tc>
          <w:tcPr>
            <w:tcW w:w="1165" w:type="dxa"/>
            <w:tcBorders/>
          </w:tcPr>
          <w:p>
            <w:pPr>
              <w:pStyle w:val="Normal"/>
              <w:spacing w:lineRule="auto" w:line="240" w:before="0" w:after="0"/>
              <w:ind w:hanging="0" w:left="0"/>
              <w:jc w:val="left"/>
              <w:rPr>
                <w:sz w:val="22"/>
              </w:rPr>
            </w:pPr>
            <w:r>
              <w:rPr>
                <w:sz w:val="22"/>
              </w:rPr>
              <w:t>40,124</w:t>
            </w:r>
          </w:p>
        </w:tc>
      </w:tr>
      <w:tr>
        <w:trPr>
          <w:trHeight w:val="271" w:hRule="atLeast"/>
        </w:trPr>
        <w:tc>
          <w:tcPr>
            <w:tcW w:w="2076" w:type="dxa"/>
            <w:tcBorders/>
          </w:tcPr>
          <w:p>
            <w:pPr>
              <w:pStyle w:val="Normal"/>
              <w:spacing w:lineRule="auto" w:line="240" w:before="0" w:after="0"/>
              <w:ind w:hanging="0" w:left="120"/>
              <w:jc w:val="left"/>
              <w:rPr>
                <w:sz w:val="22"/>
              </w:rPr>
            </w:pPr>
            <w:r>
              <w:rPr>
                <w:sz w:val="22"/>
              </w:rPr>
              <w:t>PAAD</w:t>
            </w:r>
          </w:p>
        </w:tc>
        <w:tc>
          <w:tcPr>
            <w:tcW w:w="1178" w:type="dxa"/>
            <w:tcBorders/>
          </w:tcPr>
          <w:p>
            <w:pPr>
              <w:pStyle w:val="Normal"/>
              <w:spacing w:lineRule="auto" w:line="240" w:before="0" w:after="0"/>
              <w:ind w:hanging="0" w:left="88"/>
              <w:jc w:val="left"/>
              <w:rPr>
                <w:sz w:val="22"/>
              </w:rPr>
            </w:pPr>
            <w:r>
              <w:rPr>
                <w:sz w:val="22"/>
              </w:rPr>
              <w:t>22,395</w:t>
            </w:r>
          </w:p>
        </w:tc>
        <w:tc>
          <w:tcPr>
            <w:tcW w:w="1353" w:type="dxa"/>
            <w:tcBorders/>
          </w:tcPr>
          <w:p>
            <w:pPr>
              <w:pStyle w:val="Normal"/>
              <w:spacing w:lineRule="auto" w:line="240" w:before="0" w:after="0"/>
              <w:ind w:hanging="0" w:left="42"/>
              <w:jc w:val="left"/>
              <w:rPr>
                <w:sz w:val="22"/>
              </w:rPr>
            </w:pPr>
            <w:r>
              <w:rPr>
                <w:sz w:val="22"/>
              </w:rPr>
              <w:t>15,994</w:t>
            </w:r>
          </w:p>
        </w:tc>
        <w:tc>
          <w:tcPr>
            <w:tcW w:w="1165" w:type="dxa"/>
            <w:tcBorders/>
          </w:tcPr>
          <w:p>
            <w:pPr>
              <w:pStyle w:val="Normal"/>
              <w:spacing w:lineRule="auto" w:line="240" w:before="0" w:after="0"/>
              <w:ind w:hanging="0" w:left="0"/>
              <w:jc w:val="left"/>
              <w:rPr>
                <w:sz w:val="22"/>
              </w:rPr>
            </w:pPr>
            <w:r>
              <w:rPr>
                <w:sz w:val="22"/>
              </w:rPr>
              <w:t>330,957</w:t>
            </w:r>
          </w:p>
        </w:tc>
        <w:tc>
          <w:tcPr>
            <w:tcW w:w="898" w:type="dxa"/>
            <w:tcBorders/>
          </w:tcPr>
          <w:p>
            <w:pPr>
              <w:pStyle w:val="Normal"/>
              <w:spacing w:lineRule="auto" w:line="240" w:before="0" w:after="0"/>
              <w:ind w:hanging="0" w:left="196"/>
              <w:jc w:val="left"/>
              <w:rPr>
                <w:sz w:val="22"/>
              </w:rPr>
            </w:pPr>
            <w:r>
              <w:rPr>
                <w:sz w:val="22"/>
              </w:rPr>
              <w:t>2,276</w:t>
            </w:r>
          </w:p>
        </w:tc>
        <w:tc>
          <w:tcPr>
            <w:tcW w:w="1634" w:type="dxa"/>
            <w:tcBorders/>
          </w:tcPr>
          <w:p>
            <w:pPr>
              <w:pStyle w:val="Normal"/>
              <w:spacing w:lineRule="auto" w:line="240" w:before="0" w:after="0"/>
              <w:ind w:hanging="0" w:left="104"/>
              <w:jc w:val="left"/>
              <w:rPr>
                <w:sz w:val="22"/>
              </w:rPr>
            </w:pPr>
            <w:r>
              <w:rPr>
                <w:sz w:val="22"/>
              </w:rPr>
              <w:t>1,449</w:t>
            </w:r>
          </w:p>
        </w:tc>
        <w:tc>
          <w:tcPr>
            <w:tcW w:w="1165" w:type="dxa"/>
            <w:tcBorders/>
          </w:tcPr>
          <w:p>
            <w:pPr>
              <w:pStyle w:val="Normal"/>
              <w:spacing w:lineRule="auto" w:line="240" w:before="0" w:after="0"/>
              <w:ind w:hanging="0" w:left="0"/>
              <w:jc w:val="left"/>
              <w:rPr>
                <w:sz w:val="22"/>
              </w:rPr>
            </w:pPr>
            <w:r>
              <w:rPr>
                <w:sz w:val="22"/>
              </w:rPr>
              <w:t>41,711</w:t>
            </w:r>
          </w:p>
        </w:tc>
      </w:tr>
      <w:tr>
        <w:trPr>
          <w:trHeight w:val="271" w:hRule="atLeast"/>
        </w:trPr>
        <w:tc>
          <w:tcPr>
            <w:tcW w:w="2076" w:type="dxa"/>
            <w:tcBorders/>
          </w:tcPr>
          <w:p>
            <w:pPr>
              <w:pStyle w:val="Normal"/>
              <w:spacing w:lineRule="auto" w:line="240" w:before="0" w:after="0"/>
              <w:ind w:hanging="0" w:left="120"/>
              <w:jc w:val="left"/>
              <w:rPr/>
            </w:pPr>
            <w:r>
              <w:rPr/>
            </w:r>
          </w:p>
          <w:p>
            <w:pPr>
              <w:pStyle w:val="Normal"/>
              <w:spacing w:lineRule="auto" w:line="240" w:before="0" w:after="0"/>
              <w:ind w:hanging="0" w:left="120"/>
              <w:jc w:val="left"/>
              <w:rPr>
                <w:sz w:val="22"/>
              </w:rPr>
            </w:pPr>
            <w:r>
              <w:rPr>
                <w:sz w:val="22"/>
              </w:rPr>
              <w:t>PCPG</w:t>
            </w:r>
          </w:p>
        </w:tc>
        <w:tc>
          <w:tcPr>
            <w:tcW w:w="1178" w:type="dxa"/>
            <w:tcBorders/>
          </w:tcPr>
          <w:p>
            <w:pPr>
              <w:pStyle w:val="Normal"/>
              <w:spacing w:lineRule="auto" w:line="240" w:before="0" w:after="0"/>
              <w:ind w:hanging="0" w:left="506"/>
              <w:jc w:val="center"/>
              <w:rPr>
                <w:sz w:val="22"/>
              </w:rPr>
            </w:pPr>
            <w:r>
              <w:rPr>
                <w:sz w:val="22"/>
              </w:rPr>
              <w:t>0</w:t>
            </w:r>
          </w:p>
        </w:tc>
        <w:tc>
          <w:tcPr>
            <w:tcW w:w="1353" w:type="dxa"/>
            <w:tcBorders/>
          </w:tcPr>
          <w:p>
            <w:pPr>
              <w:pStyle w:val="Normal"/>
              <w:spacing w:lineRule="auto" w:line="240" w:before="0" w:after="0"/>
              <w:ind w:hanging="0" w:left="419"/>
              <w:jc w:val="center"/>
              <w:rPr>
                <w:sz w:val="22"/>
              </w:rPr>
            </w:pPr>
            <w:r>
              <w:rPr>
                <w:sz w:val="22"/>
              </w:rPr>
              <w:t>0</w:t>
            </w:r>
          </w:p>
        </w:tc>
        <w:tc>
          <w:tcPr>
            <w:tcW w:w="1165" w:type="dxa"/>
            <w:tcBorders/>
          </w:tcPr>
          <w:p>
            <w:pPr>
              <w:pStyle w:val="Normal"/>
              <w:spacing w:lineRule="auto" w:line="240" w:before="0" w:after="0"/>
              <w:ind w:hanging="0" w:left="0"/>
              <w:jc w:val="left"/>
              <w:rPr>
                <w:sz w:val="22"/>
              </w:rPr>
            </w:pPr>
            <w:r>
              <w:rPr>
                <w:sz w:val="22"/>
              </w:rPr>
              <w:t>367,946</w:t>
            </w:r>
          </w:p>
        </w:tc>
        <w:tc>
          <w:tcPr>
            <w:tcW w:w="898" w:type="dxa"/>
            <w:tcBorders/>
          </w:tcPr>
          <w:p>
            <w:pPr>
              <w:pStyle w:val="Normal"/>
              <w:spacing w:lineRule="auto" w:line="240" w:before="0" w:after="0"/>
              <w:ind w:hanging="0" w:left="196"/>
              <w:jc w:val="left"/>
              <w:rPr>
                <w:sz w:val="22"/>
              </w:rPr>
            </w:pPr>
            <w:r>
              <w:rPr>
                <w:sz w:val="22"/>
              </w:rPr>
              <w:t>1,265</w:t>
            </w:r>
          </w:p>
        </w:tc>
        <w:tc>
          <w:tcPr>
            <w:tcW w:w="1634" w:type="dxa"/>
            <w:tcBorders/>
          </w:tcPr>
          <w:p>
            <w:pPr>
              <w:pStyle w:val="Normal"/>
              <w:spacing w:lineRule="auto" w:line="240" w:before="0" w:after="0"/>
              <w:ind w:hanging="0" w:left="104"/>
              <w:jc w:val="left"/>
              <w:rPr>
                <w:sz w:val="22"/>
              </w:rPr>
            </w:pPr>
            <w:r>
              <w:rPr>
                <w:sz w:val="22"/>
              </w:rPr>
              <w:t>5,029</w:t>
            </w:r>
          </w:p>
        </w:tc>
        <w:tc>
          <w:tcPr>
            <w:tcW w:w="1165" w:type="dxa"/>
            <w:tcBorders/>
          </w:tcPr>
          <w:p>
            <w:pPr>
              <w:pStyle w:val="Normal"/>
              <w:spacing w:lineRule="auto" w:line="240" w:before="0" w:after="0"/>
              <w:ind w:hanging="0" w:left="0"/>
              <w:jc w:val="left"/>
              <w:rPr>
                <w:sz w:val="22"/>
              </w:rPr>
            </w:pPr>
            <w:r>
              <w:rPr>
                <w:sz w:val="22"/>
              </w:rPr>
              <w:t>43,968</w:t>
            </w:r>
          </w:p>
        </w:tc>
      </w:tr>
      <w:tr>
        <w:trPr>
          <w:trHeight w:val="271" w:hRule="atLeast"/>
        </w:trPr>
        <w:tc>
          <w:tcPr>
            <w:tcW w:w="2076" w:type="dxa"/>
            <w:tcBorders/>
          </w:tcPr>
          <w:p>
            <w:pPr>
              <w:pStyle w:val="Normal"/>
              <w:spacing w:lineRule="auto" w:line="240" w:before="0" w:after="0"/>
              <w:ind w:hanging="0" w:left="120"/>
              <w:jc w:val="left"/>
              <w:rPr>
                <w:sz w:val="22"/>
              </w:rPr>
            </w:pPr>
            <w:r>
              <w:rPr>
                <w:sz w:val="22"/>
              </w:rPr>
              <w:t>PRAD</w:t>
            </w:r>
          </w:p>
        </w:tc>
        <w:tc>
          <w:tcPr>
            <w:tcW w:w="1178" w:type="dxa"/>
            <w:tcBorders/>
          </w:tcPr>
          <w:p>
            <w:pPr>
              <w:pStyle w:val="Normal"/>
              <w:spacing w:lineRule="auto" w:line="240" w:before="0" w:after="0"/>
              <w:ind w:hanging="0" w:left="88"/>
              <w:jc w:val="left"/>
              <w:rPr>
                <w:sz w:val="22"/>
              </w:rPr>
            </w:pPr>
            <w:r>
              <w:rPr>
                <w:sz w:val="22"/>
              </w:rPr>
              <w:t>44,971</w:t>
            </w:r>
          </w:p>
        </w:tc>
        <w:tc>
          <w:tcPr>
            <w:tcW w:w="1353" w:type="dxa"/>
            <w:tcBorders/>
          </w:tcPr>
          <w:p>
            <w:pPr>
              <w:pStyle w:val="Normal"/>
              <w:spacing w:lineRule="auto" w:line="240" w:before="0" w:after="0"/>
              <w:ind w:hanging="0" w:left="42"/>
              <w:jc w:val="left"/>
              <w:rPr>
                <w:sz w:val="22"/>
              </w:rPr>
            </w:pPr>
            <w:r>
              <w:rPr>
                <w:sz w:val="22"/>
              </w:rPr>
              <w:t>14,379</w:t>
            </w:r>
          </w:p>
        </w:tc>
        <w:tc>
          <w:tcPr>
            <w:tcW w:w="1165" w:type="dxa"/>
            <w:tcBorders/>
          </w:tcPr>
          <w:p>
            <w:pPr>
              <w:pStyle w:val="Normal"/>
              <w:spacing w:lineRule="auto" w:line="240" w:before="0" w:after="0"/>
              <w:ind w:hanging="0" w:left="0"/>
              <w:jc w:val="left"/>
              <w:rPr>
                <w:sz w:val="22"/>
              </w:rPr>
            </w:pPr>
            <w:r>
              <w:rPr>
                <w:sz w:val="22"/>
              </w:rPr>
              <w:t>335,747</w:t>
            </w:r>
          </w:p>
        </w:tc>
        <w:tc>
          <w:tcPr>
            <w:tcW w:w="898" w:type="dxa"/>
            <w:tcBorders/>
          </w:tcPr>
          <w:p>
            <w:pPr>
              <w:pStyle w:val="Normal"/>
              <w:spacing w:lineRule="auto" w:line="240" w:before="0" w:after="0"/>
              <w:ind w:hanging="0" w:left="196"/>
              <w:jc w:val="left"/>
              <w:rPr>
                <w:sz w:val="22"/>
              </w:rPr>
            </w:pPr>
            <w:r>
              <w:rPr>
                <w:sz w:val="22"/>
              </w:rPr>
              <w:t>4,782</w:t>
            </w:r>
          </w:p>
        </w:tc>
        <w:tc>
          <w:tcPr>
            <w:tcW w:w="1634" w:type="dxa"/>
            <w:tcBorders/>
          </w:tcPr>
          <w:p>
            <w:pPr>
              <w:pStyle w:val="Normal"/>
              <w:spacing w:lineRule="auto" w:line="240" w:before="0" w:after="0"/>
              <w:ind w:hanging="0" w:left="104"/>
              <w:jc w:val="left"/>
              <w:rPr>
                <w:sz w:val="22"/>
              </w:rPr>
            </w:pPr>
            <w:r>
              <w:rPr>
                <w:sz w:val="22"/>
              </w:rPr>
              <w:t>1,441</w:t>
            </w:r>
          </w:p>
        </w:tc>
        <w:tc>
          <w:tcPr>
            <w:tcW w:w="1165" w:type="dxa"/>
            <w:tcBorders/>
          </w:tcPr>
          <w:p>
            <w:pPr>
              <w:pStyle w:val="Normal"/>
              <w:spacing w:lineRule="auto" w:line="240" w:before="0" w:after="0"/>
              <w:ind w:hanging="0" w:left="0"/>
              <w:jc w:val="left"/>
              <w:rPr>
                <w:sz w:val="22"/>
              </w:rPr>
            </w:pPr>
            <w:r>
              <w:rPr>
                <w:sz w:val="22"/>
              </w:rPr>
              <w:t>42,248</w:t>
            </w:r>
          </w:p>
        </w:tc>
      </w:tr>
      <w:tr>
        <w:trPr>
          <w:trHeight w:val="271" w:hRule="atLeast"/>
        </w:trPr>
        <w:tc>
          <w:tcPr>
            <w:tcW w:w="2076" w:type="dxa"/>
            <w:tcBorders/>
          </w:tcPr>
          <w:p>
            <w:pPr>
              <w:pStyle w:val="Normal"/>
              <w:spacing w:lineRule="auto" w:line="240" w:before="0" w:after="0"/>
              <w:ind w:hanging="0" w:left="120"/>
              <w:jc w:val="left"/>
              <w:rPr>
                <w:sz w:val="22"/>
              </w:rPr>
            </w:pPr>
            <w:r>
              <w:rPr>
                <w:sz w:val="22"/>
              </w:rPr>
              <w:t>READ</w:t>
            </w:r>
          </w:p>
        </w:tc>
        <w:tc>
          <w:tcPr>
            <w:tcW w:w="1178" w:type="dxa"/>
            <w:tcBorders/>
          </w:tcPr>
          <w:p>
            <w:pPr>
              <w:pStyle w:val="Normal"/>
              <w:spacing w:lineRule="auto" w:line="240" w:before="0" w:after="0"/>
              <w:ind w:hanging="0" w:left="88"/>
              <w:jc w:val="left"/>
              <w:rPr>
                <w:sz w:val="22"/>
              </w:rPr>
            </w:pPr>
            <w:r>
              <w:rPr>
                <w:sz w:val="22"/>
              </w:rPr>
              <w:t>22,094</w:t>
            </w:r>
          </w:p>
        </w:tc>
        <w:tc>
          <w:tcPr>
            <w:tcW w:w="1353" w:type="dxa"/>
            <w:tcBorders/>
          </w:tcPr>
          <w:p>
            <w:pPr>
              <w:pStyle w:val="Normal"/>
              <w:spacing w:lineRule="auto" w:line="240" w:before="0" w:after="0"/>
              <w:ind w:hanging="0" w:left="42"/>
              <w:jc w:val="left"/>
              <w:rPr>
                <w:sz w:val="22"/>
              </w:rPr>
            </w:pPr>
            <w:r>
              <w:rPr>
                <w:sz w:val="22"/>
              </w:rPr>
              <w:t>49,635</w:t>
            </w:r>
          </w:p>
        </w:tc>
        <w:tc>
          <w:tcPr>
            <w:tcW w:w="1165" w:type="dxa"/>
            <w:tcBorders/>
          </w:tcPr>
          <w:p>
            <w:pPr>
              <w:pStyle w:val="Normal"/>
              <w:spacing w:lineRule="auto" w:line="240" w:before="0" w:after="0"/>
              <w:ind w:hanging="0" w:left="0"/>
              <w:jc w:val="left"/>
              <w:rPr>
                <w:sz w:val="22"/>
              </w:rPr>
            </w:pPr>
            <w:r>
              <w:rPr>
                <w:sz w:val="22"/>
              </w:rPr>
              <w:t>364,444</w:t>
            </w:r>
          </w:p>
        </w:tc>
        <w:tc>
          <w:tcPr>
            <w:tcW w:w="898" w:type="dxa"/>
            <w:tcBorders/>
          </w:tcPr>
          <w:p>
            <w:pPr>
              <w:pStyle w:val="Normal"/>
              <w:spacing w:lineRule="auto" w:line="240" w:before="0" w:after="0"/>
              <w:ind w:hanging="0" w:left="196"/>
              <w:jc w:val="left"/>
              <w:rPr>
                <w:sz w:val="22"/>
              </w:rPr>
            </w:pPr>
            <w:r>
              <w:rPr>
                <w:sz w:val="22"/>
              </w:rPr>
              <w:t>2,644</w:t>
            </w:r>
          </w:p>
        </w:tc>
        <w:tc>
          <w:tcPr>
            <w:tcW w:w="1634" w:type="dxa"/>
            <w:tcBorders/>
          </w:tcPr>
          <w:p>
            <w:pPr>
              <w:pStyle w:val="Normal"/>
              <w:spacing w:lineRule="auto" w:line="240" w:before="0" w:after="0"/>
              <w:ind w:hanging="0" w:left="104"/>
              <w:jc w:val="left"/>
              <w:rPr>
                <w:sz w:val="22"/>
              </w:rPr>
            </w:pPr>
            <w:r>
              <w:rPr>
                <w:sz w:val="22"/>
              </w:rPr>
              <w:t>7,364</w:t>
            </w:r>
          </w:p>
        </w:tc>
        <w:tc>
          <w:tcPr>
            <w:tcW w:w="1165" w:type="dxa"/>
            <w:tcBorders/>
          </w:tcPr>
          <w:p>
            <w:pPr>
              <w:pStyle w:val="Normal"/>
              <w:spacing w:lineRule="auto" w:line="240" w:before="0" w:after="0"/>
              <w:ind w:hanging="0" w:left="0"/>
              <w:jc w:val="left"/>
              <w:rPr>
                <w:sz w:val="22"/>
              </w:rPr>
            </w:pPr>
            <w:r>
              <w:rPr>
                <w:sz w:val="22"/>
              </w:rPr>
              <w:t>43,788</w:t>
            </w:r>
          </w:p>
        </w:tc>
      </w:tr>
      <w:tr>
        <w:trPr>
          <w:trHeight w:val="271" w:hRule="atLeast"/>
        </w:trPr>
        <w:tc>
          <w:tcPr>
            <w:tcW w:w="2076" w:type="dxa"/>
            <w:tcBorders/>
          </w:tcPr>
          <w:p>
            <w:pPr>
              <w:pStyle w:val="Normal"/>
              <w:spacing w:lineRule="auto" w:line="240" w:before="0" w:after="0"/>
              <w:ind w:hanging="0" w:left="120"/>
              <w:jc w:val="left"/>
              <w:rPr>
                <w:sz w:val="22"/>
              </w:rPr>
            </w:pPr>
            <w:r>
              <w:rPr>
                <w:sz w:val="22"/>
              </w:rPr>
              <w:t>SARC</w:t>
            </w:r>
          </w:p>
        </w:tc>
        <w:tc>
          <w:tcPr>
            <w:tcW w:w="1178" w:type="dxa"/>
            <w:tcBorders/>
          </w:tcPr>
          <w:p>
            <w:pPr>
              <w:pStyle w:val="Normal"/>
              <w:spacing w:lineRule="auto" w:line="240" w:before="0" w:after="0"/>
              <w:ind w:hanging="0" w:left="506"/>
              <w:jc w:val="center"/>
              <w:rPr>
                <w:sz w:val="22"/>
              </w:rPr>
            </w:pPr>
            <w:r>
              <w:rPr>
                <w:sz w:val="22"/>
              </w:rPr>
              <w:t>0</w:t>
            </w:r>
          </w:p>
        </w:tc>
        <w:tc>
          <w:tcPr>
            <w:tcW w:w="1353" w:type="dxa"/>
            <w:tcBorders/>
          </w:tcPr>
          <w:p>
            <w:pPr>
              <w:pStyle w:val="Normal"/>
              <w:spacing w:lineRule="auto" w:line="240" w:before="0" w:after="0"/>
              <w:ind w:hanging="0" w:left="419"/>
              <w:jc w:val="center"/>
              <w:rPr>
                <w:sz w:val="22"/>
              </w:rPr>
            </w:pPr>
            <w:r>
              <w:rPr>
                <w:sz w:val="22"/>
              </w:rPr>
              <w:t>0</w:t>
            </w:r>
          </w:p>
        </w:tc>
        <w:tc>
          <w:tcPr>
            <w:tcW w:w="1165" w:type="dxa"/>
            <w:tcBorders/>
          </w:tcPr>
          <w:p>
            <w:pPr>
              <w:pStyle w:val="Normal"/>
              <w:spacing w:lineRule="auto" w:line="240" w:before="0" w:after="0"/>
              <w:ind w:hanging="0" w:left="0"/>
              <w:jc w:val="left"/>
              <w:rPr>
                <w:sz w:val="22"/>
              </w:rPr>
            </w:pPr>
            <w:r>
              <w:rPr>
                <w:sz w:val="22"/>
              </w:rPr>
              <w:t>303,632</w:t>
            </w:r>
          </w:p>
        </w:tc>
        <w:tc>
          <w:tcPr>
            <w:tcW w:w="898" w:type="dxa"/>
            <w:tcBorders/>
          </w:tcPr>
          <w:p>
            <w:pPr>
              <w:pStyle w:val="Normal"/>
              <w:spacing w:lineRule="auto" w:line="240" w:before="0" w:after="0"/>
              <w:ind w:hanging="0" w:left="246"/>
              <w:jc w:val="center"/>
              <w:rPr>
                <w:sz w:val="22"/>
              </w:rPr>
            </w:pPr>
            <w:r>
              <w:rPr>
                <w:sz w:val="22"/>
              </w:rPr>
              <w:t>451</w:t>
            </w:r>
          </w:p>
        </w:tc>
        <w:tc>
          <w:tcPr>
            <w:tcW w:w="1634" w:type="dxa"/>
            <w:tcBorders/>
          </w:tcPr>
          <w:p>
            <w:pPr>
              <w:pStyle w:val="Normal"/>
              <w:spacing w:lineRule="auto" w:line="240" w:before="0" w:after="0"/>
              <w:ind w:hanging="0" w:left="104"/>
              <w:jc w:val="left"/>
              <w:rPr>
                <w:sz w:val="22"/>
              </w:rPr>
            </w:pPr>
            <w:r>
              <w:rPr>
                <w:sz w:val="22"/>
              </w:rPr>
              <w:t>1,595</w:t>
            </w:r>
          </w:p>
        </w:tc>
        <w:tc>
          <w:tcPr>
            <w:tcW w:w="1165" w:type="dxa"/>
            <w:tcBorders/>
          </w:tcPr>
          <w:p>
            <w:pPr>
              <w:pStyle w:val="Normal"/>
              <w:spacing w:lineRule="auto" w:line="240" w:before="0" w:after="0"/>
              <w:ind w:hanging="0" w:left="0"/>
              <w:jc w:val="left"/>
              <w:rPr>
                <w:sz w:val="22"/>
              </w:rPr>
            </w:pPr>
            <w:r>
              <w:rPr>
                <w:sz w:val="22"/>
              </w:rPr>
              <w:t>39,768</w:t>
            </w:r>
          </w:p>
        </w:tc>
      </w:tr>
      <w:tr>
        <w:trPr>
          <w:trHeight w:val="271" w:hRule="atLeast"/>
        </w:trPr>
        <w:tc>
          <w:tcPr>
            <w:tcW w:w="2076" w:type="dxa"/>
            <w:tcBorders/>
          </w:tcPr>
          <w:p>
            <w:pPr>
              <w:pStyle w:val="Normal"/>
              <w:spacing w:lineRule="auto" w:line="240" w:before="0" w:after="0"/>
              <w:ind w:hanging="0" w:left="120"/>
              <w:jc w:val="left"/>
              <w:rPr>
                <w:sz w:val="22"/>
              </w:rPr>
            </w:pPr>
            <w:r>
              <w:rPr>
                <w:sz w:val="22"/>
              </w:rPr>
              <w:t>STAD</w:t>
            </w:r>
          </w:p>
        </w:tc>
        <w:tc>
          <w:tcPr>
            <w:tcW w:w="1178" w:type="dxa"/>
            <w:tcBorders/>
          </w:tcPr>
          <w:p>
            <w:pPr>
              <w:pStyle w:val="Normal"/>
              <w:spacing w:lineRule="auto" w:line="240" w:before="0" w:after="0"/>
              <w:ind w:hanging="0" w:left="506"/>
              <w:jc w:val="center"/>
              <w:rPr>
                <w:sz w:val="22"/>
              </w:rPr>
            </w:pPr>
            <w:r>
              <w:rPr>
                <w:sz w:val="22"/>
              </w:rPr>
              <w:t>0</w:t>
            </w:r>
          </w:p>
        </w:tc>
        <w:tc>
          <w:tcPr>
            <w:tcW w:w="1353" w:type="dxa"/>
            <w:tcBorders/>
          </w:tcPr>
          <w:p>
            <w:pPr>
              <w:pStyle w:val="Normal"/>
              <w:spacing w:lineRule="auto" w:line="240" w:before="0" w:after="0"/>
              <w:ind w:hanging="0" w:left="419"/>
              <w:jc w:val="center"/>
              <w:rPr>
                <w:sz w:val="22"/>
              </w:rPr>
            </w:pPr>
            <w:r>
              <w:rPr>
                <w:sz w:val="22"/>
              </w:rPr>
              <w:t>0</w:t>
            </w:r>
          </w:p>
        </w:tc>
        <w:tc>
          <w:tcPr>
            <w:tcW w:w="1165" w:type="dxa"/>
            <w:tcBorders/>
          </w:tcPr>
          <w:p>
            <w:pPr>
              <w:pStyle w:val="Normal"/>
              <w:spacing w:lineRule="auto" w:line="240" w:before="0" w:after="0"/>
              <w:ind w:hanging="0" w:left="0"/>
              <w:jc w:val="left"/>
              <w:rPr>
                <w:sz w:val="22"/>
              </w:rPr>
            </w:pPr>
            <w:r>
              <w:rPr>
                <w:sz w:val="22"/>
              </w:rPr>
              <w:t>304,454</w:t>
            </w:r>
          </w:p>
        </w:tc>
        <w:tc>
          <w:tcPr>
            <w:tcW w:w="898" w:type="dxa"/>
            <w:tcBorders/>
          </w:tcPr>
          <w:p>
            <w:pPr>
              <w:pStyle w:val="Normal"/>
              <w:spacing w:lineRule="auto" w:line="240" w:before="0" w:after="0"/>
              <w:ind w:hanging="0" w:left="246"/>
              <w:jc w:val="center"/>
              <w:rPr>
                <w:sz w:val="22"/>
              </w:rPr>
            </w:pPr>
            <w:r>
              <w:rPr>
                <w:sz w:val="22"/>
              </w:rPr>
              <w:t>241</w:t>
            </w:r>
          </w:p>
        </w:tc>
        <w:tc>
          <w:tcPr>
            <w:tcW w:w="1634" w:type="dxa"/>
            <w:tcBorders/>
          </w:tcPr>
          <w:p>
            <w:pPr>
              <w:pStyle w:val="Normal"/>
              <w:spacing w:lineRule="auto" w:line="240" w:before="0" w:after="0"/>
              <w:ind w:hanging="0" w:left="154"/>
              <w:jc w:val="center"/>
              <w:rPr>
                <w:sz w:val="22"/>
              </w:rPr>
            </w:pPr>
            <w:r>
              <w:rPr>
                <w:sz w:val="22"/>
              </w:rPr>
              <w:t>441</w:t>
            </w:r>
          </w:p>
        </w:tc>
        <w:tc>
          <w:tcPr>
            <w:tcW w:w="1165" w:type="dxa"/>
            <w:tcBorders/>
          </w:tcPr>
          <w:p>
            <w:pPr>
              <w:pStyle w:val="Normal"/>
              <w:spacing w:lineRule="auto" w:line="240" w:before="0" w:after="0"/>
              <w:ind w:hanging="0" w:left="0"/>
              <w:jc w:val="left"/>
              <w:rPr>
                <w:sz w:val="22"/>
              </w:rPr>
            </w:pPr>
            <w:r>
              <w:rPr>
                <w:sz w:val="22"/>
              </w:rPr>
              <w:t>40,290</w:t>
            </w:r>
          </w:p>
        </w:tc>
      </w:tr>
      <w:tr>
        <w:trPr>
          <w:trHeight w:val="271" w:hRule="atLeast"/>
        </w:trPr>
        <w:tc>
          <w:tcPr>
            <w:tcW w:w="2076" w:type="dxa"/>
            <w:tcBorders/>
          </w:tcPr>
          <w:p>
            <w:pPr>
              <w:pStyle w:val="Normal"/>
              <w:spacing w:lineRule="auto" w:line="240" w:before="0" w:after="0"/>
              <w:ind w:hanging="0" w:left="120"/>
              <w:jc w:val="left"/>
              <w:rPr>
                <w:sz w:val="22"/>
              </w:rPr>
            </w:pPr>
            <w:r>
              <w:rPr>
                <w:sz w:val="22"/>
              </w:rPr>
              <w:t>SKCM</w:t>
            </w:r>
          </w:p>
        </w:tc>
        <w:tc>
          <w:tcPr>
            <w:tcW w:w="1178" w:type="dxa"/>
            <w:tcBorders/>
          </w:tcPr>
          <w:p>
            <w:pPr>
              <w:pStyle w:val="Normal"/>
              <w:spacing w:lineRule="auto" w:line="240" w:before="0" w:after="0"/>
              <w:ind w:hanging="0" w:left="506"/>
              <w:jc w:val="center"/>
              <w:rPr>
                <w:sz w:val="22"/>
              </w:rPr>
            </w:pPr>
            <w:r>
              <w:rPr>
                <w:sz w:val="22"/>
              </w:rPr>
              <w:t>0</w:t>
            </w:r>
          </w:p>
        </w:tc>
        <w:tc>
          <w:tcPr>
            <w:tcW w:w="1353" w:type="dxa"/>
            <w:tcBorders/>
          </w:tcPr>
          <w:p>
            <w:pPr>
              <w:pStyle w:val="Normal"/>
              <w:spacing w:lineRule="auto" w:line="240" w:before="0" w:after="0"/>
              <w:ind w:hanging="0" w:left="419"/>
              <w:jc w:val="center"/>
              <w:rPr>
                <w:sz w:val="22"/>
              </w:rPr>
            </w:pPr>
            <w:r>
              <w:rPr>
                <w:sz w:val="22"/>
              </w:rPr>
              <w:t>0</w:t>
            </w:r>
          </w:p>
        </w:tc>
        <w:tc>
          <w:tcPr>
            <w:tcW w:w="1165" w:type="dxa"/>
            <w:tcBorders/>
          </w:tcPr>
          <w:p>
            <w:pPr>
              <w:pStyle w:val="Normal"/>
              <w:spacing w:lineRule="auto" w:line="240" w:before="0" w:after="0"/>
              <w:ind w:hanging="0" w:left="0"/>
              <w:jc w:val="left"/>
              <w:rPr>
                <w:sz w:val="22"/>
              </w:rPr>
            </w:pPr>
            <w:r>
              <w:rPr>
                <w:sz w:val="22"/>
              </w:rPr>
              <w:t>321,747</w:t>
            </w:r>
          </w:p>
        </w:tc>
        <w:tc>
          <w:tcPr>
            <w:tcW w:w="898" w:type="dxa"/>
            <w:tcBorders/>
          </w:tcPr>
          <w:p>
            <w:pPr>
              <w:pStyle w:val="Normal"/>
              <w:spacing w:lineRule="auto" w:line="240" w:before="0" w:after="0"/>
              <w:ind w:hanging="0" w:left="197"/>
              <w:jc w:val="left"/>
              <w:rPr>
                <w:sz w:val="22"/>
              </w:rPr>
            </w:pPr>
            <w:r>
              <w:rPr>
                <w:sz w:val="22"/>
              </w:rPr>
              <w:t>1,764</w:t>
            </w:r>
          </w:p>
        </w:tc>
        <w:tc>
          <w:tcPr>
            <w:tcW w:w="1634" w:type="dxa"/>
            <w:tcBorders/>
          </w:tcPr>
          <w:p>
            <w:pPr>
              <w:pStyle w:val="Normal"/>
              <w:spacing w:lineRule="auto" w:line="240" w:before="0" w:after="0"/>
              <w:ind w:hanging="0" w:left="104"/>
              <w:jc w:val="left"/>
              <w:rPr>
                <w:sz w:val="22"/>
              </w:rPr>
            </w:pPr>
            <w:r>
              <w:rPr>
                <w:sz w:val="22"/>
              </w:rPr>
              <w:t>1,167</w:t>
            </w:r>
          </w:p>
        </w:tc>
        <w:tc>
          <w:tcPr>
            <w:tcW w:w="1165" w:type="dxa"/>
            <w:tcBorders/>
          </w:tcPr>
          <w:p>
            <w:pPr>
              <w:pStyle w:val="Normal"/>
              <w:spacing w:lineRule="auto" w:line="240" w:before="0" w:after="0"/>
              <w:ind w:hanging="0" w:left="0"/>
              <w:jc w:val="left"/>
              <w:rPr>
                <w:sz w:val="22"/>
              </w:rPr>
            </w:pPr>
            <w:r>
              <w:rPr>
                <w:sz w:val="22"/>
              </w:rPr>
              <w:t>41,033</w:t>
            </w:r>
          </w:p>
        </w:tc>
      </w:tr>
      <w:tr>
        <w:trPr>
          <w:trHeight w:val="271" w:hRule="atLeast"/>
        </w:trPr>
        <w:tc>
          <w:tcPr>
            <w:tcW w:w="2076" w:type="dxa"/>
            <w:tcBorders/>
          </w:tcPr>
          <w:p>
            <w:pPr>
              <w:pStyle w:val="Normal"/>
              <w:spacing w:lineRule="auto" w:line="240" w:before="0" w:after="0"/>
              <w:ind w:hanging="0" w:left="120"/>
              <w:jc w:val="left"/>
              <w:rPr>
                <w:sz w:val="22"/>
              </w:rPr>
            </w:pPr>
            <w:r>
              <w:rPr>
                <w:sz w:val="22"/>
              </w:rPr>
              <w:t>KIRP</w:t>
            </w:r>
          </w:p>
        </w:tc>
        <w:tc>
          <w:tcPr>
            <w:tcW w:w="1178" w:type="dxa"/>
            <w:tcBorders/>
          </w:tcPr>
          <w:p>
            <w:pPr>
              <w:pStyle w:val="Normal"/>
              <w:spacing w:lineRule="auto" w:line="240" w:before="0" w:after="0"/>
              <w:ind w:hanging="0" w:left="88"/>
              <w:jc w:val="left"/>
              <w:rPr>
                <w:sz w:val="22"/>
              </w:rPr>
            </w:pPr>
            <w:r>
              <w:rPr>
                <w:sz w:val="22"/>
              </w:rPr>
              <w:t>35,634</w:t>
            </w:r>
          </w:p>
        </w:tc>
        <w:tc>
          <w:tcPr>
            <w:tcW w:w="1353" w:type="dxa"/>
            <w:tcBorders/>
          </w:tcPr>
          <w:p>
            <w:pPr>
              <w:pStyle w:val="Normal"/>
              <w:spacing w:lineRule="auto" w:line="240" w:before="0" w:after="0"/>
              <w:ind w:hanging="0" w:left="42"/>
              <w:jc w:val="left"/>
              <w:rPr>
                <w:sz w:val="22"/>
              </w:rPr>
            </w:pPr>
            <w:r>
              <w:rPr>
                <w:sz w:val="22"/>
              </w:rPr>
              <w:t>10,613</w:t>
            </w:r>
          </w:p>
        </w:tc>
        <w:tc>
          <w:tcPr>
            <w:tcW w:w="1165" w:type="dxa"/>
            <w:tcBorders/>
          </w:tcPr>
          <w:p>
            <w:pPr>
              <w:pStyle w:val="Normal"/>
              <w:spacing w:lineRule="auto" w:line="240" w:before="0" w:after="0"/>
              <w:ind w:hanging="0" w:left="0"/>
              <w:jc w:val="left"/>
              <w:rPr>
                <w:sz w:val="22"/>
              </w:rPr>
            </w:pPr>
            <w:r>
              <w:rPr>
                <w:sz w:val="22"/>
              </w:rPr>
              <w:t>346,350</w:t>
            </w:r>
          </w:p>
        </w:tc>
        <w:tc>
          <w:tcPr>
            <w:tcW w:w="898" w:type="dxa"/>
            <w:tcBorders/>
          </w:tcPr>
          <w:p>
            <w:pPr>
              <w:pStyle w:val="Normal"/>
              <w:spacing w:lineRule="auto" w:line="240" w:before="0" w:after="0"/>
              <w:ind w:hanging="0" w:left="196"/>
              <w:jc w:val="left"/>
              <w:rPr>
                <w:sz w:val="22"/>
              </w:rPr>
            </w:pPr>
            <w:r>
              <w:rPr>
                <w:sz w:val="22"/>
              </w:rPr>
              <w:t>3,205</w:t>
            </w:r>
          </w:p>
        </w:tc>
        <w:tc>
          <w:tcPr>
            <w:tcW w:w="1634" w:type="dxa"/>
            <w:tcBorders/>
          </w:tcPr>
          <w:p>
            <w:pPr>
              <w:pStyle w:val="Normal"/>
              <w:spacing w:lineRule="auto" w:line="240" w:before="0" w:after="0"/>
              <w:ind w:hanging="0" w:left="154"/>
              <w:jc w:val="center"/>
              <w:rPr>
                <w:sz w:val="22"/>
              </w:rPr>
            </w:pPr>
            <w:r>
              <w:rPr>
                <w:sz w:val="22"/>
              </w:rPr>
              <w:t>809</w:t>
            </w:r>
          </w:p>
        </w:tc>
        <w:tc>
          <w:tcPr>
            <w:tcW w:w="1165" w:type="dxa"/>
            <w:tcBorders/>
          </w:tcPr>
          <w:p>
            <w:pPr>
              <w:pStyle w:val="Normal"/>
              <w:spacing w:lineRule="auto" w:line="240" w:before="0" w:after="0"/>
              <w:ind w:hanging="0" w:left="0"/>
              <w:jc w:val="left"/>
              <w:rPr>
                <w:sz w:val="22"/>
              </w:rPr>
            </w:pPr>
            <w:r>
              <w:rPr>
                <w:sz w:val="22"/>
              </w:rPr>
              <w:t>43,097</w:t>
            </w:r>
          </w:p>
        </w:tc>
      </w:tr>
      <w:tr>
        <w:trPr>
          <w:trHeight w:val="271" w:hRule="atLeast"/>
        </w:trPr>
        <w:tc>
          <w:tcPr>
            <w:tcW w:w="2076" w:type="dxa"/>
            <w:tcBorders/>
          </w:tcPr>
          <w:p>
            <w:pPr>
              <w:pStyle w:val="Normal"/>
              <w:spacing w:lineRule="auto" w:line="240" w:before="0" w:after="0"/>
              <w:ind w:hanging="0" w:left="120"/>
              <w:jc w:val="left"/>
              <w:rPr>
                <w:sz w:val="22"/>
              </w:rPr>
            </w:pPr>
            <w:r>
              <w:rPr>
                <w:sz w:val="22"/>
              </w:rPr>
              <w:t>THYM</w:t>
            </w:r>
          </w:p>
        </w:tc>
        <w:tc>
          <w:tcPr>
            <w:tcW w:w="1178" w:type="dxa"/>
            <w:tcBorders/>
          </w:tcPr>
          <w:p>
            <w:pPr>
              <w:pStyle w:val="Normal"/>
              <w:spacing w:lineRule="auto" w:line="240" w:before="0" w:after="0"/>
              <w:ind w:hanging="0" w:left="506"/>
              <w:jc w:val="center"/>
              <w:rPr>
                <w:sz w:val="22"/>
              </w:rPr>
            </w:pPr>
            <w:r>
              <w:rPr>
                <w:sz w:val="22"/>
              </w:rPr>
              <w:t>0</w:t>
            </w:r>
          </w:p>
        </w:tc>
        <w:tc>
          <w:tcPr>
            <w:tcW w:w="1353" w:type="dxa"/>
            <w:tcBorders/>
          </w:tcPr>
          <w:p>
            <w:pPr>
              <w:pStyle w:val="Normal"/>
              <w:spacing w:lineRule="auto" w:line="240" w:before="0" w:after="0"/>
              <w:ind w:hanging="0" w:left="419"/>
              <w:jc w:val="center"/>
              <w:rPr>
                <w:sz w:val="22"/>
              </w:rPr>
            </w:pPr>
            <w:r>
              <w:rPr>
                <w:sz w:val="22"/>
              </w:rPr>
              <w:t>0</w:t>
            </w:r>
          </w:p>
        </w:tc>
        <w:tc>
          <w:tcPr>
            <w:tcW w:w="1165" w:type="dxa"/>
            <w:tcBorders/>
          </w:tcPr>
          <w:p>
            <w:pPr>
              <w:pStyle w:val="Normal"/>
              <w:spacing w:lineRule="auto" w:line="240" w:before="0" w:after="0"/>
              <w:ind w:hanging="0" w:left="0"/>
              <w:jc w:val="left"/>
              <w:rPr>
                <w:sz w:val="22"/>
              </w:rPr>
            </w:pPr>
            <w:r>
              <w:rPr>
                <w:sz w:val="22"/>
              </w:rPr>
              <w:t>350,879</w:t>
            </w:r>
          </w:p>
        </w:tc>
        <w:tc>
          <w:tcPr>
            <w:tcW w:w="898" w:type="dxa"/>
            <w:tcBorders/>
          </w:tcPr>
          <w:p>
            <w:pPr>
              <w:pStyle w:val="Normal"/>
              <w:spacing w:lineRule="auto" w:line="240" w:before="0" w:after="0"/>
              <w:ind w:hanging="0" w:left="356"/>
              <w:jc w:val="center"/>
              <w:rPr>
                <w:sz w:val="22"/>
              </w:rPr>
            </w:pPr>
            <w:r>
              <w:rPr>
                <w:sz w:val="22"/>
              </w:rPr>
              <w:t>19</w:t>
            </w:r>
          </w:p>
        </w:tc>
        <w:tc>
          <w:tcPr>
            <w:tcW w:w="1634" w:type="dxa"/>
            <w:tcBorders/>
          </w:tcPr>
          <w:p>
            <w:pPr>
              <w:pStyle w:val="Normal"/>
              <w:spacing w:lineRule="auto" w:line="240" w:before="0" w:after="0"/>
              <w:ind w:hanging="0" w:left="372"/>
              <w:jc w:val="center"/>
              <w:rPr>
                <w:sz w:val="22"/>
              </w:rPr>
            </w:pPr>
            <w:r>
              <w:rPr>
                <w:sz w:val="22"/>
              </w:rPr>
              <w:t>8</w:t>
            </w:r>
          </w:p>
        </w:tc>
        <w:tc>
          <w:tcPr>
            <w:tcW w:w="1165" w:type="dxa"/>
            <w:tcBorders/>
          </w:tcPr>
          <w:p>
            <w:pPr>
              <w:pStyle w:val="Normal"/>
              <w:spacing w:lineRule="auto" w:line="240" w:before="0" w:after="0"/>
              <w:ind w:hanging="0" w:left="0"/>
              <w:jc w:val="left"/>
              <w:rPr>
                <w:sz w:val="22"/>
              </w:rPr>
            </w:pPr>
            <w:r>
              <w:rPr>
                <w:sz w:val="22"/>
              </w:rPr>
              <w:t>42,967</w:t>
            </w:r>
          </w:p>
        </w:tc>
      </w:tr>
      <w:tr>
        <w:trPr>
          <w:trHeight w:val="271" w:hRule="atLeast"/>
        </w:trPr>
        <w:tc>
          <w:tcPr>
            <w:tcW w:w="2076" w:type="dxa"/>
            <w:tcBorders/>
          </w:tcPr>
          <w:p>
            <w:pPr>
              <w:pStyle w:val="Normal"/>
              <w:spacing w:lineRule="auto" w:line="240" w:before="0" w:after="0"/>
              <w:ind w:hanging="0" w:left="120"/>
              <w:jc w:val="left"/>
              <w:rPr>
                <w:sz w:val="22"/>
              </w:rPr>
            </w:pPr>
            <w:r>
              <w:rPr>
                <w:sz w:val="22"/>
              </w:rPr>
              <w:t>KIRC</w:t>
            </w:r>
          </w:p>
        </w:tc>
        <w:tc>
          <w:tcPr>
            <w:tcW w:w="1178" w:type="dxa"/>
            <w:tcBorders/>
          </w:tcPr>
          <w:p>
            <w:pPr>
              <w:pStyle w:val="Normal"/>
              <w:spacing w:lineRule="auto" w:line="240" w:before="0" w:after="0"/>
              <w:ind w:hanging="0" w:left="87"/>
              <w:jc w:val="left"/>
              <w:rPr>
                <w:sz w:val="22"/>
              </w:rPr>
            </w:pPr>
            <w:r>
              <w:rPr>
                <w:sz w:val="22"/>
              </w:rPr>
              <w:t>20,028</w:t>
            </w:r>
          </w:p>
        </w:tc>
        <w:tc>
          <w:tcPr>
            <w:tcW w:w="1353" w:type="dxa"/>
            <w:tcBorders/>
          </w:tcPr>
          <w:p>
            <w:pPr>
              <w:pStyle w:val="Normal"/>
              <w:spacing w:lineRule="auto" w:line="240" w:before="0" w:after="0"/>
              <w:ind w:hanging="0" w:left="42"/>
              <w:jc w:val="left"/>
              <w:rPr>
                <w:sz w:val="22"/>
              </w:rPr>
            </w:pPr>
            <w:r>
              <w:rPr>
                <w:sz w:val="22"/>
              </w:rPr>
              <w:t>22,573</w:t>
            </w:r>
          </w:p>
        </w:tc>
        <w:tc>
          <w:tcPr>
            <w:tcW w:w="1165" w:type="dxa"/>
            <w:tcBorders/>
          </w:tcPr>
          <w:p>
            <w:pPr>
              <w:pStyle w:val="Normal"/>
              <w:spacing w:lineRule="auto" w:line="240" w:before="0" w:after="0"/>
              <w:ind w:hanging="0" w:left="0"/>
              <w:jc w:val="left"/>
              <w:rPr>
                <w:sz w:val="22"/>
              </w:rPr>
            </w:pPr>
            <w:r>
              <w:rPr>
                <w:sz w:val="22"/>
              </w:rPr>
              <w:t>322,539</w:t>
            </w:r>
          </w:p>
        </w:tc>
        <w:tc>
          <w:tcPr>
            <w:tcW w:w="898" w:type="dxa"/>
            <w:tcBorders/>
          </w:tcPr>
          <w:p>
            <w:pPr>
              <w:pStyle w:val="Normal"/>
              <w:spacing w:lineRule="auto" w:line="240" w:before="0" w:after="0"/>
              <w:ind w:hanging="0" w:left="196"/>
              <w:jc w:val="left"/>
              <w:rPr>
                <w:sz w:val="22"/>
              </w:rPr>
            </w:pPr>
            <w:r>
              <w:rPr>
                <w:sz w:val="22"/>
              </w:rPr>
              <w:t>1,734</w:t>
            </w:r>
          </w:p>
        </w:tc>
        <w:tc>
          <w:tcPr>
            <w:tcW w:w="1634" w:type="dxa"/>
            <w:tcBorders/>
          </w:tcPr>
          <w:p>
            <w:pPr>
              <w:pStyle w:val="Normal"/>
              <w:spacing w:lineRule="auto" w:line="240" w:before="0" w:after="0"/>
              <w:ind w:hanging="0" w:left="104"/>
              <w:jc w:val="left"/>
              <w:rPr>
                <w:sz w:val="22"/>
              </w:rPr>
            </w:pPr>
            <w:r>
              <w:rPr>
                <w:sz w:val="22"/>
              </w:rPr>
              <w:t>1,895</w:t>
            </w:r>
          </w:p>
        </w:tc>
        <w:tc>
          <w:tcPr>
            <w:tcW w:w="1165" w:type="dxa"/>
            <w:tcBorders/>
          </w:tcPr>
          <w:p>
            <w:pPr>
              <w:pStyle w:val="Normal"/>
              <w:spacing w:lineRule="auto" w:line="240" w:before="0" w:after="0"/>
              <w:ind w:hanging="0" w:left="0"/>
              <w:jc w:val="left"/>
              <w:rPr>
                <w:sz w:val="22"/>
              </w:rPr>
            </w:pPr>
            <w:r>
              <w:rPr>
                <w:sz w:val="22"/>
              </w:rPr>
              <w:t>41,295</w:t>
            </w:r>
          </w:p>
        </w:tc>
      </w:tr>
      <w:tr>
        <w:trPr>
          <w:trHeight w:val="275" w:hRule="atLeast"/>
        </w:trPr>
        <w:tc>
          <w:tcPr>
            <w:tcW w:w="2076" w:type="dxa"/>
            <w:tcBorders>
              <w:bottom w:val="single" w:sz="4" w:space="0" w:color="000000"/>
            </w:tcBorders>
          </w:tcPr>
          <w:p>
            <w:pPr>
              <w:pStyle w:val="Normal"/>
              <w:spacing w:lineRule="auto" w:line="240" w:before="0" w:after="0"/>
              <w:ind w:hanging="0" w:left="120"/>
              <w:jc w:val="left"/>
              <w:rPr>
                <w:sz w:val="22"/>
              </w:rPr>
            </w:pPr>
            <w:r>
              <w:rPr>
                <w:sz w:val="22"/>
              </w:rPr>
              <w:t>UCEC</w:t>
            </w:r>
          </w:p>
        </w:tc>
        <w:tc>
          <w:tcPr>
            <w:tcW w:w="1178" w:type="dxa"/>
            <w:tcBorders>
              <w:bottom w:val="single" w:sz="4" w:space="0" w:color="000000"/>
            </w:tcBorders>
          </w:tcPr>
          <w:p>
            <w:pPr>
              <w:pStyle w:val="Normal"/>
              <w:spacing w:lineRule="auto" w:line="240" w:before="0" w:after="0"/>
              <w:ind w:hanging="0" w:left="87"/>
              <w:jc w:val="left"/>
              <w:rPr>
                <w:sz w:val="22"/>
              </w:rPr>
            </w:pPr>
            <w:r>
              <w:rPr>
                <w:sz w:val="22"/>
              </w:rPr>
              <w:t>34,493</w:t>
            </w:r>
          </w:p>
        </w:tc>
        <w:tc>
          <w:tcPr>
            <w:tcW w:w="1353" w:type="dxa"/>
            <w:tcBorders>
              <w:bottom w:val="single" w:sz="4" w:space="0" w:color="000000"/>
            </w:tcBorders>
          </w:tcPr>
          <w:p>
            <w:pPr>
              <w:pStyle w:val="Normal"/>
              <w:spacing w:lineRule="auto" w:line="240" w:before="0" w:after="0"/>
              <w:ind w:hanging="0" w:left="42"/>
              <w:jc w:val="left"/>
              <w:rPr>
                <w:sz w:val="22"/>
              </w:rPr>
            </w:pPr>
            <w:r>
              <w:rPr>
                <w:sz w:val="22"/>
              </w:rPr>
              <w:t>45,844</w:t>
            </w:r>
          </w:p>
        </w:tc>
        <w:tc>
          <w:tcPr>
            <w:tcW w:w="1165" w:type="dxa"/>
            <w:tcBorders>
              <w:bottom w:val="single" w:sz="4" w:space="0" w:color="000000"/>
            </w:tcBorders>
          </w:tcPr>
          <w:p>
            <w:pPr>
              <w:pStyle w:val="Normal"/>
              <w:spacing w:lineRule="auto" w:line="240" w:before="0" w:after="0"/>
              <w:ind w:hanging="0" w:left="0"/>
              <w:jc w:val="left"/>
              <w:rPr>
                <w:sz w:val="22"/>
              </w:rPr>
            </w:pPr>
            <w:r>
              <w:rPr>
                <w:sz w:val="22"/>
              </w:rPr>
              <w:t>309,604</w:t>
            </w:r>
          </w:p>
        </w:tc>
        <w:tc>
          <w:tcPr>
            <w:tcW w:w="898" w:type="dxa"/>
            <w:tcBorders>
              <w:bottom w:val="single" w:sz="4" w:space="0" w:color="000000"/>
            </w:tcBorders>
          </w:tcPr>
          <w:p>
            <w:pPr>
              <w:pStyle w:val="Normal"/>
              <w:spacing w:lineRule="auto" w:line="240" w:before="0" w:after="0"/>
              <w:ind w:hanging="0" w:left="197"/>
              <w:jc w:val="left"/>
              <w:rPr>
                <w:sz w:val="22"/>
              </w:rPr>
            </w:pPr>
            <w:r>
              <w:rPr>
                <w:sz w:val="22"/>
              </w:rPr>
              <w:t>3,978</w:t>
            </w:r>
          </w:p>
        </w:tc>
        <w:tc>
          <w:tcPr>
            <w:tcW w:w="1634" w:type="dxa"/>
            <w:tcBorders>
              <w:bottom w:val="single" w:sz="4" w:space="0" w:color="000000"/>
            </w:tcBorders>
          </w:tcPr>
          <w:p>
            <w:pPr>
              <w:pStyle w:val="Normal"/>
              <w:spacing w:lineRule="auto" w:line="240" w:before="0" w:after="0"/>
              <w:ind w:hanging="0" w:left="103"/>
              <w:jc w:val="left"/>
              <w:rPr>
                <w:sz w:val="22"/>
              </w:rPr>
            </w:pPr>
            <w:r>
              <w:rPr>
                <w:sz w:val="22"/>
              </w:rPr>
              <w:t>6,370</w:t>
            </w:r>
          </w:p>
        </w:tc>
        <w:tc>
          <w:tcPr>
            <w:tcW w:w="1165" w:type="dxa"/>
            <w:tcBorders>
              <w:bottom w:val="single" w:sz="4" w:space="0" w:color="000000"/>
            </w:tcBorders>
          </w:tcPr>
          <w:p>
            <w:pPr>
              <w:pStyle w:val="Normal"/>
              <w:spacing w:lineRule="auto" w:line="240" w:before="0" w:after="0"/>
              <w:ind w:hanging="0" w:left="0"/>
              <w:jc w:val="left"/>
              <w:rPr>
                <w:sz w:val="22"/>
              </w:rPr>
            </w:pPr>
            <w:r>
              <w:rPr>
                <w:sz w:val="22"/>
              </w:rPr>
              <w:t>40,860</w:t>
            </w:r>
          </w:p>
        </w:tc>
      </w:tr>
    </w:tbl>
    <w:p>
      <w:pPr>
        <w:pStyle w:val="Normal"/>
        <w:spacing w:lineRule="auto" w:line="264" w:before="0" w:after="473"/>
        <w:ind w:hanging="0" w:left="0"/>
        <w:jc w:val="left"/>
        <w:rPr/>
      </w:pPr>
      <w:r>
        <w:rPr/>
      </w:r>
    </w:p>
    <w:p>
      <w:pPr>
        <w:pStyle w:val="Heading3"/>
        <w:rPr/>
      </w:pPr>
      <w:r>
        <w:rPr/>
      </w:r>
    </w:p>
    <w:p>
      <w:pPr>
        <w:pStyle w:val="Normal"/>
        <w:rPr/>
      </w:pPr>
      <w:r>
        <w:rPr/>
      </w:r>
    </w:p>
    <w:p>
      <w:pPr>
        <w:pStyle w:val="Normal"/>
        <w:ind w:hanging="0" w:left="-5"/>
        <w:rPr/>
      </w:pPr>
      <w:r>
        <w:rPr/>
        <w:t>Table 3.</w:t>
      </w:r>
      <w:r>
        <w:rPr/>
        <w:t>4</w:t>
      </w:r>
      <w:r>
        <w:rPr/>
        <w:t xml:space="preserve">: Summary of </w:t>
      </w:r>
      <w:r>
        <w:rPr/>
        <w:t xml:space="preserve">significantly </w:t>
      </w:r>
      <w:r>
        <w:rPr/>
        <w:t xml:space="preserve">differentially methylated CpG sites (DMCs) and differentially methylated regions (DMRs) </w:t>
      </w:r>
      <w:r>
        <w:rPr/>
        <w:t>in miRNA gene bodies</w:t>
      </w:r>
      <w:r>
        <w:rPr/>
        <w:t xml:space="preserve">. </w:t>
      </w:r>
    </w:p>
    <w:tbl>
      <w:tblPr>
        <w:tblW w:w="9549" w:type="dxa"/>
        <w:jc w:val="left"/>
        <w:tblInd w:w="60" w:type="dxa"/>
        <w:tblLayout w:type="fixed"/>
        <w:tblCellMar>
          <w:top w:w="38" w:type="dxa"/>
          <w:left w:w="0" w:type="dxa"/>
          <w:bottom w:w="0" w:type="dxa"/>
          <w:right w:w="119" w:type="dxa"/>
        </w:tblCellMar>
      </w:tblPr>
      <w:tblGrid>
        <w:gridCol w:w="2159"/>
        <w:gridCol w:w="1170"/>
        <w:gridCol w:w="1354"/>
        <w:gridCol w:w="1171"/>
        <w:gridCol w:w="896"/>
        <w:gridCol w:w="1628"/>
        <w:gridCol w:w="1171"/>
      </w:tblGrid>
      <w:tr>
        <w:trPr>
          <w:trHeight w:val="274" w:hRule="atLeast"/>
        </w:trPr>
        <w:tc>
          <w:tcPr>
            <w:tcW w:w="2159" w:type="dxa"/>
            <w:tcBorders>
              <w:top w:val="single" w:sz="4" w:space="0" w:color="000000"/>
            </w:tcBorders>
          </w:tcPr>
          <w:p>
            <w:pPr>
              <w:pStyle w:val="Normal"/>
              <w:spacing w:lineRule="auto" w:line="240" w:before="0" w:after="0"/>
              <w:ind w:hanging="0" w:left="120"/>
              <w:jc w:val="left"/>
              <w:rPr>
                <w:b/>
                <w:sz w:val="22"/>
              </w:rPr>
            </w:pPr>
            <w:r>
              <w:rPr>
                <w:b/>
                <w:sz w:val="22"/>
              </w:rPr>
              <w:t>Cancer Type</w:t>
            </w:r>
          </w:p>
        </w:tc>
        <w:tc>
          <w:tcPr>
            <w:tcW w:w="1170" w:type="dxa"/>
            <w:tcBorders>
              <w:top w:val="single" w:sz="4" w:space="0" w:color="000000"/>
            </w:tcBorders>
          </w:tcPr>
          <w:p>
            <w:pPr>
              <w:pStyle w:val="Normal"/>
              <w:spacing w:lineRule="auto" w:line="240" w:before="0" w:after="160"/>
              <w:ind w:hanging="0" w:left="0"/>
              <w:jc w:val="left"/>
              <w:rPr/>
            </w:pPr>
            <w:r>
              <w:rPr/>
            </w:r>
          </w:p>
        </w:tc>
        <w:tc>
          <w:tcPr>
            <w:tcW w:w="1354" w:type="dxa"/>
            <w:tcBorders>
              <w:top w:val="single" w:sz="4" w:space="0" w:color="000000"/>
            </w:tcBorders>
          </w:tcPr>
          <w:p>
            <w:pPr>
              <w:pStyle w:val="Normal"/>
              <w:spacing w:lineRule="auto" w:line="240" w:before="0" w:after="0"/>
              <w:ind w:hanging="0" w:left="0"/>
              <w:rPr>
                <w:b/>
                <w:sz w:val="22"/>
              </w:rPr>
            </w:pPr>
            <w:r>
              <w:rPr>
                <w:b/>
                <w:sz w:val="22"/>
              </w:rPr>
              <w:t>DMCs</w:t>
            </w:r>
          </w:p>
        </w:tc>
        <w:tc>
          <w:tcPr>
            <w:tcW w:w="1171" w:type="dxa"/>
            <w:tcBorders>
              <w:top w:val="single" w:sz="4" w:space="0" w:color="000000"/>
            </w:tcBorders>
          </w:tcPr>
          <w:p>
            <w:pPr>
              <w:pStyle w:val="Normal"/>
              <w:spacing w:lineRule="auto" w:line="240" w:before="0" w:after="160"/>
              <w:ind w:hanging="0" w:left="0"/>
              <w:jc w:val="left"/>
              <w:rPr/>
            </w:pPr>
            <w:r>
              <w:rPr/>
            </w:r>
          </w:p>
        </w:tc>
        <w:tc>
          <w:tcPr>
            <w:tcW w:w="2524" w:type="dxa"/>
            <w:gridSpan w:val="2"/>
            <w:tcBorders>
              <w:top w:val="single" w:sz="4" w:space="0" w:color="000000"/>
            </w:tcBorders>
          </w:tcPr>
          <w:p>
            <w:pPr>
              <w:pStyle w:val="Normal"/>
              <w:spacing w:lineRule="auto" w:line="240" w:before="0" w:after="0"/>
              <w:ind w:hanging="0" w:left="830"/>
              <w:jc w:val="left"/>
              <w:rPr>
                <w:b/>
                <w:sz w:val="22"/>
              </w:rPr>
            </w:pPr>
            <w:r>
              <w:rPr>
                <w:b/>
                <w:sz w:val="22"/>
              </w:rPr>
              <w:t>DMRs</w:t>
            </w:r>
          </w:p>
        </w:tc>
        <w:tc>
          <w:tcPr>
            <w:tcW w:w="1171" w:type="dxa"/>
            <w:tcBorders>
              <w:top w:val="single" w:sz="4" w:space="0" w:color="000000"/>
            </w:tcBorders>
          </w:tcPr>
          <w:p>
            <w:pPr>
              <w:pStyle w:val="Normal"/>
              <w:spacing w:lineRule="auto" w:line="240" w:before="0" w:after="160"/>
              <w:ind w:hanging="0" w:left="0"/>
              <w:jc w:val="left"/>
              <w:rPr/>
            </w:pPr>
            <w:r>
              <w:rPr/>
            </w:r>
          </w:p>
        </w:tc>
      </w:tr>
      <w:tr>
        <w:trPr>
          <w:trHeight w:val="276" w:hRule="atLeast"/>
        </w:trPr>
        <w:tc>
          <w:tcPr>
            <w:tcW w:w="2159" w:type="dxa"/>
            <w:tcBorders>
              <w:bottom w:val="single" w:sz="4" w:space="0" w:color="000000"/>
            </w:tcBorders>
          </w:tcPr>
          <w:p>
            <w:pPr>
              <w:pStyle w:val="Normal"/>
              <w:spacing w:lineRule="auto" w:line="240" w:before="0" w:after="0"/>
              <w:ind w:hanging="0" w:left="120"/>
              <w:jc w:val="left"/>
              <w:rPr>
                <w:sz w:val="22"/>
              </w:rPr>
            </w:pPr>
            <w:r>
              <w:rPr>
                <w:sz w:val="22"/>
              </w:rPr>
            </w:r>
          </w:p>
        </w:tc>
        <w:tc>
          <w:tcPr>
            <w:tcW w:w="1170" w:type="dxa"/>
            <w:tcBorders>
              <w:bottom w:val="single" w:sz="4" w:space="0" w:color="000000"/>
            </w:tcBorders>
          </w:tcPr>
          <w:p>
            <w:pPr>
              <w:pStyle w:val="Normal"/>
              <w:spacing w:lineRule="auto" w:line="240" w:before="0" w:after="0"/>
              <w:ind w:hanging="0" w:left="0"/>
              <w:jc w:val="left"/>
              <w:rPr>
                <w:b/>
                <w:sz w:val="22"/>
              </w:rPr>
            </w:pPr>
            <w:r>
              <w:rPr>
                <w:b/>
                <w:sz w:val="22"/>
              </w:rPr>
              <w:t>Hyper</w:t>
            </w:r>
          </w:p>
        </w:tc>
        <w:tc>
          <w:tcPr>
            <w:tcW w:w="1354" w:type="dxa"/>
            <w:tcBorders>
              <w:bottom w:val="single" w:sz="4" w:space="0" w:color="000000"/>
            </w:tcBorders>
          </w:tcPr>
          <w:p>
            <w:pPr>
              <w:pStyle w:val="Normal"/>
              <w:spacing w:lineRule="auto" w:line="240" w:before="0" w:after="0"/>
              <w:ind w:hanging="0" w:left="47"/>
              <w:jc w:val="left"/>
              <w:rPr>
                <w:b/>
                <w:sz w:val="22"/>
              </w:rPr>
            </w:pPr>
            <w:r>
              <w:rPr>
                <w:b/>
                <w:sz w:val="22"/>
              </w:rPr>
              <w:t>Hypo</w:t>
            </w:r>
          </w:p>
        </w:tc>
        <w:tc>
          <w:tcPr>
            <w:tcW w:w="1171" w:type="dxa"/>
            <w:tcBorders>
              <w:bottom w:val="single" w:sz="4" w:space="0" w:color="000000"/>
            </w:tcBorders>
          </w:tcPr>
          <w:p>
            <w:pPr>
              <w:pStyle w:val="Normal"/>
              <w:spacing w:lineRule="auto" w:line="240" w:before="0" w:after="0"/>
              <w:ind w:hanging="0" w:left="147"/>
              <w:jc w:val="left"/>
              <w:rPr>
                <w:b/>
                <w:sz w:val="22"/>
              </w:rPr>
            </w:pPr>
            <w:r>
              <w:rPr>
                <w:b/>
                <w:sz w:val="22"/>
              </w:rPr>
              <w:t>Total</w:t>
            </w:r>
          </w:p>
        </w:tc>
        <w:tc>
          <w:tcPr>
            <w:tcW w:w="896" w:type="dxa"/>
            <w:tcBorders>
              <w:bottom w:val="single" w:sz="4" w:space="0" w:color="000000"/>
            </w:tcBorders>
          </w:tcPr>
          <w:p>
            <w:pPr>
              <w:pStyle w:val="Normal"/>
              <w:spacing w:lineRule="auto" w:line="240" w:before="0" w:after="0"/>
              <w:ind w:hanging="0" w:left="0"/>
              <w:jc w:val="left"/>
              <w:rPr>
                <w:b/>
                <w:sz w:val="22"/>
              </w:rPr>
            </w:pPr>
            <w:r>
              <w:rPr>
                <w:b/>
                <w:sz w:val="22"/>
              </w:rPr>
              <w:t>Hyper</w:t>
            </w:r>
          </w:p>
        </w:tc>
        <w:tc>
          <w:tcPr>
            <w:tcW w:w="1628" w:type="dxa"/>
            <w:tcBorders>
              <w:bottom w:val="single" w:sz="4" w:space="0" w:color="000000"/>
            </w:tcBorders>
          </w:tcPr>
          <w:p>
            <w:pPr>
              <w:pStyle w:val="Normal"/>
              <w:spacing w:lineRule="auto" w:line="240" w:before="0" w:after="0"/>
              <w:ind w:hanging="0" w:left="0"/>
              <w:jc w:val="left"/>
              <w:rPr>
                <w:b/>
                <w:sz w:val="22"/>
              </w:rPr>
            </w:pPr>
            <w:r>
              <w:rPr>
                <w:b/>
                <w:sz w:val="22"/>
              </w:rPr>
              <w:t>Hypo</w:t>
            </w:r>
          </w:p>
        </w:tc>
        <w:tc>
          <w:tcPr>
            <w:tcW w:w="1171" w:type="dxa"/>
            <w:tcBorders>
              <w:bottom w:val="single" w:sz="4" w:space="0" w:color="000000"/>
            </w:tcBorders>
          </w:tcPr>
          <w:p>
            <w:pPr>
              <w:pStyle w:val="Normal"/>
              <w:spacing w:lineRule="auto" w:line="240" w:before="0" w:after="0"/>
              <w:ind w:hanging="0" w:left="38"/>
              <w:jc w:val="left"/>
              <w:rPr>
                <w:b/>
                <w:sz w:val="22"/>
              </w:rPr>
            </w:pPr>
            <w:r>
              <w:rPr>
                <w:b/>
                <w:sz w:val="22"/>
              </w:rPr>
              <w:t>Total</w:t>
            </w:r>
          </w:p>
        </w:tc>
      </w:tr>
      <w:tr>
        <w:trPr>
          <w:trHeight w:val="275" w:hRule="atLeast"/>
        </w:trPr>
        <w:tc>
          <w:tcPr>
            <w:tcW w:w="2159" w:type="dxa"/>
            <w:tcBorders>
              <w:top w:val="single" w:sz="4" w:space="0" w:color="000000"/>
            </w:tcBorders>
          </w:tcPr>
          <w:p>
            <w:pPr>
              <w:pStyle w:val="Normal"/>
              <w:spacing w:lineRule="auto" w:line="240" w:before="0" w:after="0"/>
              <w:ind w:hanging="0" w:left="120"/>
              <w:jc w:val="left"/>
              <w:rPr>
                <w:sz w:val="22"/>
              </w:rPr>
            </w:pPr>
            <w:r>
              <w:rPr>
                <w:sz w:val="22"/>
              </w:rPr>
              <w:t>LIHC</w:t>
            </w:r>
          </w:p>
        </w:tc>
        <w:tc>
          <w:tcPr>
            <w:tcW w:w="1170" w:type="dxa"/>
            <w:tcBorders>
              <w:top w:val="single" w:sz="4" w:space="0" w:color="000000"/>
            </w:tcBorders>
          </w:tcPr>
          <w:p>
            <w:pPr>
              <w:pStyle w:val="Normal"/>
              <w:spacing w:lineRule="auto" w:line="240" w:before="0" w:after="0"/>
              <w:ind w:hanging="0" w:left="88"/>
              <w:jc w:val="left"/>
              <w:rPr>
                <w:sz w:val="22"/>
              </w:rPr>
            </w:pPr>
            <w:r>
              <w:rPr>
                <w:sz w:val="22"/>
              </w:rPr>
              <w:t>407</w:t>
            </w:r>
          </w:p>
        </w:tc>
        <w:tc>
          <w:tcPr>
            <w:tcW w:w="1354" w:type="dxa"/>
            <w:tcBorders>
              <w:top w:val="single" w:sz="4" w:space="0" w:color="000000"/>
            </w:tcBorders>
          </w:tcPr>
          <w:p>
            <w:pPr>
              <w:pStyle w:val="Normal"/>
              <w:spacing w:lineRule="auto" w:line="240" w:before="0" w:after="0"/>
              <w:ind w:hanging="0" w:left="42"/>
              <w:jc w:val="left"/>
              <w:rPr>
                <w:sz w:val="22"/>
              </w:rPr>
            </w:pPr>
            <w:r>
              <w:rPr>
                <w:sz w:val="22"/>
              </w:rPr>
              <w:t>1267</w:t>
            </w:r>
          </w:p>
        </w:tc>
        <w:tc>
          <w:tcPr>
            <w:tcW w:w="1171" w:type="dxa"/>
            <w:tcBorders>
              <w:top w:val="single" w:sz="4" w:space="0" w:color="000000"/>
            </w:tcBorders>
          </w:tcPr>
          <w:p>
            <w:pPr>
              <w:pStyle w:val="Normal"/>
              <w:spacing w:lineRule="auto" w:line="240" w:before="0" w:after="0"/>
              <w:ind w:hanging="0" w:left="0"/>
              <w:jc w:val="left"/>
              <w:rPr>
                <w:sz w:val="22"/>
              </w:rPr>
            </w:pPr>
            <w:r>
              <w:rPr>
                <w:sz w:val="22"/>
              </w:rPr>
              <w:t>9448</w:t>
            </w:r>
          </w:p>
        </w:tc>
        <w:tc>
          <w:tcPr>
            <w:tcW w:w="896" w:type="dxa"/>
            <w:tcBorders>
              <w:top w:val="single" w:sz="4" w:space="0" w:color="000000"/>
            </w:tcBorders>
          </w:tcPr>
          <w:p>
            <w:pPr>
              <w:pStyle w:val="Normal"/>
              <w:spacing w:lineRule="auto" w:line="240" w:before="0" w:after="0"/>
              <w:ind w:hanging="0" w:left="196"/>
              <w:jc w:val="left"/>
              <w:rPr>
                <w:sz w:val="22"/>
              </w:rPr>
            </w:pPr>
            <w:r>
              <w:rPr>
                <w:sz w:val="22"/>
              </w:rPr>
              <w:t>63</w:t>
            </w:r>
          </w:p>
        </w:tc>
        <w:tc>
          <w:tcPr>
            <w:tcW w:w="1628" w:type="dxa"/>
            <w:tcBorders>
              <w:top w:val="single" w:sz="4" w:space="0" w:color="000000"/>
            </w:tcBorders>
          </w:tcPr>
          <w:p>
            <w:pPr>
              <w:pStyle w:val="Normal"/>
              <w:spacing w:lineRule="auto" w:line="240" w:before="0" w:after="0"/>
              <w:ind w:hanging="0" w:left="104"/>
              <w:jc w:val="left"/>
              <w:rPr>
                <w:sz w:val="22"/>
              </w:rPr>
            </w:pPr>
            <w:r>
              <w:rPr>
                <w:sz w:val="22"/>
              </w:rPr>
              <w:t>353</w:t>
            </w:r>
          </w:p>
        </w:tc>
        <w:tc>
          <w:tcPr>
            <w:tcW w:w="1171" w:type="dxa"/>
            <w:tcBorders>
              <w:top w:val="single" w:sz="4" w:space="0" w:color="000000"/>
            </w:tcBorders>
          </w:tcPr>
          <w:p>
            <w:pPr>
              <w:pStyle w:val="Normal"/>
              <w:spacing w:lineRule="auto" w:line="240" w:before="0" w:after="0"/>
              <w:ind w:hanging="0" w:left="0"/>
              <w:jc w:val="left"/>
              <w:rPr>
                <w:sz w:val="22"/>
              </w:rPr>
            </w:pPr>
            <w:r>
              <w:rPr>
                <w:sz w:val="22"/>
              </w:rPr>
              <w:t>1890</w:t>
            </w:r>
          </w:p>
        </w:tc>
      </w:tr>
      <w:tr>
        <w:trPr>
          <w:trHeight w:val="271" w:hRule="atLeast"/>
        </w:trPr>
        <w:tc>
          <w:tcPr>
            <w:tcW w:w="2159" w:type="dxa"/>
            <w:tcBorders/>
          </w:tcPr>
          <w:p>
            <w:pPr>
              <w:pStyle w:val="Normal"/>
              <w:spacing w:lineRule="auto" w:line="240" w:before="0" w:after="0"/>
              <w:ind w:hanging="0" w:left="120"/>
              <w:jc w:val="left"/>
              <w:rPr>
                <w:sz w:val="22"/>
              </w:rPr>
            </w:pPr>
            <w:r>
              <w:rPr>
                <w:sz w:val="22"/>
              </w:rPr>
              <w:t>BRCA</w:t>
            </w:r>
          </w:p>
        </w:tc>
        <w:tc>
          <w:tcPr>
            <w:tcW w:w="1170" w:type="dxa"/>
            <w:tcBorders/>
          </w:tcPr>
          <w:p>
            <w:pPr>
              <w:pStyle w:val="Normal"/>
              <w:spacing w:lineRule="auto" w:line="240" w:before="0" w:after="0"/>
              <w:ind w:hanging="0" w:left="88"/>
              <w:jc w:val="left"/>
              <w:rPr>
                <w:sz w:val="22"/>
              </w:rPr>
            </w:pPr>
            <w:r>
              <w:rPr>
                <w:sz w:val="22"/>
              </w:rPr>
              <w:t>1137</w:t>
            </w:r>
          </w:p>
        </w:tc>
        <w:tc>
          <w:tcPr>
            <w:tcW w:w="1354" w:type="dxa"/>
            <w:tcBorders/>
          </w:tcPr>
          <w:p>
            <w:pPr>
              <w:pStyle w:val="Normal"/>
              <w:spacing w:lineRule="auto" w:line="240" w:before="0" w:after="0"/>
              <w:ind w:hanging="0" w:left="41"/>
              <w:jc w:val="left"/>
              <w:rPr>
                <w:sz w:val="22"/>
              </w:rPr>
            </w:pPr>
            <w:r>
              <w:rPr>
                <w:sz w:val="22"/>
              </w:rPr>
              <w:t>850</w:t>
            </w:r>
          </w:p>
        </w:tc>
        <w:tc>
          <w:tcPr>
            <w:tcW w:w="1171" w:type="dxa"/>
            <w:tcBorders/>
          </w:tcPr>
          <w:p>
            <w:pPr>
              <w:pStyle w:val="Normal"/>
              <w:spacing w:lineRule="auto" w:line="240" w:before="0" w:after="0"/>
              <w:ind w:hanging="0" w:left="0"/>
              <w:jc w:val="left"/>
              <w:rPr>
                <w:sz w:val="22"/>
              </w:rPr>
            </w:pPr>
            <w:r>
              <w:rPr>
                <w:sz w:val="22"/>
              </w:rPr>
              <w:t>9272</w:t>
            </w:r>
          </w:p>
        </w:tc>
        <w:tc>
          <w:tcPr>
            <w:tcW w:w="896" w:type="dxa"/>
            <w:tcBorders/>
          </w:tcPr>
          <w:p>
            <w:pPr>
              <w:pStyle w:val="Normal"/>
              <w:spacing w:lineRule="auto" w:line="240" w:before="0" w:after="0"/>
              <w:ind w:hanging="0" w:left="197"/>
              <w:jc w:val="left"/>
              <w:rPr>
                <w:sz w:val="22"/>
              </w:rPr>
            </w:pPr>
            <w:r>
              <w:rPr>
                <w:sz w:val="22"/>
              </w:rPr>
              <w:t>181</w:t>
            </w:r>
          </w:p>
        </w:tc>
        <w:tc>
          <w:tcPr>
            <w:tcW w:w="1628" w:type="dxa"/>
            <w:tcBorders/>
          </w:tcPr>
          <w:p>
            <w:pPr>
              <w:pStyle w:val="Normal"/>
              <w:spacing w:lineRule="auto" w:line="240" w:before="0" w:after="0"/>
              <w:ind w:hanging="0" w:left="104"/>
              <w:jc w:val="left"/>
              <w:rPr>
                <w:sz w:val="22"/>
              </w:rPr>
            </w:pPr>
            <w:r>
              <w:rPr>
                <w:sz w:val="22"/>
              </w:rPr>
              <w:t>185</w:t>
            </w:r>
          </w:p>
        </w:tc>
        <w:tc>
          <w:tcPr>
            <w:tcW w:w="1171" w:type="dxa"/>
            <w:tcBorders/>
          </w:tcPr>
          <w:p>
            <w:pPr>
              <w:pStyle w:val="Normal"/>
              <w:spacing w:lineRule="auto" w:line="240" w:before="0" w:after="0"/>
              <w:ind w:hanging="0" w:left="0"/>
              <w:jc w:val="left"/>
              <w:rPr>
                <w:sz w:val="22"/>
              </w:rPr>
            </w:pPr>
            <w:r>
              <w:rPr>
                <w:sz w:val="22"/>
              </w:rPr>
              <w:t>1885</w:t>
            </w:r>
          </w:p>
        </w:tc>
      </w:tr>
      <w:tr>
        <w:trPr>
          <w:trHeight w:val="271" w:hRule="atLeast"/>
        </w:trPr>
        <w:tc>
          <w:tcPr>
            <w:tcW w:w="2159" w:type="dxa"/>
            <w:tcBorders/>
          </w:tcPr>
          <w:p>
            <w:pPr>
              <w:pStyle w:val="Normal"/>
              <w:spacing w:lineRule="auto" w:line="240" w:before="0" w:after="0"/>
              <w:ind w:hanging="0" w:left="120"/>
              <w:jc w:val="left"/>
              <w:rPr>
                <w:sz w:val="22"/>
              </w:rPr>
            </w:pPr>
            <w:r>
              <w:rPr>
                <w:sz w:val="22"/>
              </w:rPr>
              <w:t>BLCA</w:t>
            </w:r>
          </w:p>
        </w:tc>
        <w:tc>
          <w:tcPr>
            <w:tcW w:w="1170" w:type="dxa"/>
            <w:tcBorders/>
          </w:tcPr>
          <w:p>
            <w:pPr>
              <w:pStyle w:val="Normal"/>
              <w:spacing w:lineRule="auto" w:line="240" w:before="0" w:after="0"/>
              <w:ind w:hanging="0" w:left="88"/>
              <w:jc w:val="left"/>
              <w:rPr>
                <w:sz w:val="22"/>
              </w:rPr>
            </w:pPr>
            <w:r>
              <w:rPr>
                <w:sz w:val="22"/>
              </w:rPr>
              <w:t>659</w:t>
            </w:r>
          </w:p>
        </w:tc>
        <w:tc>
          <w:tcPr>
            <w:tcW w:w="1354" w:type="dxa"/>
            <w:tcBorders/>
          </w:tcPr>
          <w:p>
            <w:pPr>
              <w:pStyle w:val="Normal"/>
              <w:spacing w:lineRule="auto" w:line="240" w:before="0" w:after="0"/>
              <w:ind w:hanging="0" w:left="42"/>
              <w:jc w:val="left"/>
              <w:rPr>
                <w:sz w:val="22"/>
              </w:rPr>
            </w:pPr>
            <w:r>
              <w:rPr>
                <w:sz w:val="22"/>
              </w:rPr>
              <w:t>1292</w:t>
            </w:r>
          </w:p>
        </w:tc>
        <w:tc>
          <w:tcPr>
            <w:tcW w:w="1171" w:type="dxa"/>
            <w:tcBorders/>
          </w:tcPr>
          <w:p>
            <w:pPr>
              <w:pStyle w:val="Normal"/>
              <w:spacing w:lineRule="auto" w:line="240" w:before="0" w:after="0"/>
              <w:ind w:hanging="0" w:left="0"/>
              <w:jc w:val="left"/>
              <w:rPr>
                <w:sz w:val="22"/>
              </w:rPr>
            </w:pPr>
            <w:r>
              <w:rPr>
                <w:sz w:val="22"/>
              </w:rPr>
              <w:t>10267</w:t>
            </w:r>
          </w:p>
        </w:tc>
        <w:tc>
          <w:tcPr>
            <w:tcW w:w="896" w:type="dxa"/>
            <w:tcBorders/>
          </w:tcPr>
          <w:p>
            <w:pPr>
              <w:pStyle w:val="Normal"/>
              <w:spacing w:lineRule="auto" w:line="240" w:before="0" w:after="0"/>
              <w:ind w:hanging="0" w:left="196"/>
              <w:jc w:val="left"/>
              <w:rPr>
                <w:sz w:val="22"/>
              </w:rPr>
            </w:pPr>
            <w:r>
              <w:rPr>
                <w:sz w:val="22"/>
              </w:rPr>
              <w:t>103</w:t>
            </w:r>
          </w:p>
        </w:tc>
        <w:tc>
          <w:tcPr>
            <w:tcW w:w="1628" w:type="dxa"/>
            <w:tcBorders/>
          </w:tcPr>
          <w:p>
            <w:pPr>
              <w:pStyle w:val="Normal"/>
              <w:spacing w:lineRule="auto" w:line="240" w:before="0" w:after="0"/>
              <w:ind w:hanging="0" w:left="104"/>
              <w:jc w:val="left"/>
              <w:rPr>
                <w:sz w:val="22"/>
              </w:rPr>
            </w:pPr>
            <w:r>
              <w:rPr>
                <w:sz w:val="22"/>
              </w:rPr>
              <w:t>389</w:t>
            </w:r>
          </w:p>
        </w:tc>
        <w:tc>
          <w:tcPr>
            <w:tcW w:w="1171" w:type="dxa"/>
            <w:tcBorders/>
          </w:tcPr>
          <w:p>
            <w:pPr>
              <w:pStyle w:val="Normal"/>
              <w:spacing w:lineRule="auto" w:line="240" w:before="0" w:after="0"/>
              <w:ind w:hanging="0" w:left="0"/>
              <w:jc w:val="left"/>
              <w:rPr>
                <w:sz w:val="22"/>
              </w:rPr>
            </w:pPr>
            <w:r>
              <w:rPr>
                <w:sz w:val="22"/>
              </w:rPr>
              <w:t>192</w:t>
            </w:r>
            <w:r>
              <w:rPr>
                <w:sz w:val="22"/>
              </w:rPr>
              <w:t>6</w:t>
            </w:r>
          </w:p>
        </w:tc>
      </w:tr>
      <w:tr>
        <w:trPr>
          <w:trHeight w:val="271" w:hRule="atLeast"/>
        </w:trPr>
        <w:tc>
          <w:tcPr>
            <w:tcW w:w="2159" w:type="dxa"/>
            <w:tcBorders/>
          </w:tcPr>
          <w:p>
            <w:pPr>
              <w:pStyle w:val="Normal"/>
              <w:spacing w:lineRule="auto" w:line="240" w:before="0" w:after="0"/>
              <w:ind w:hanging="0" w:left="120"/>
              <w:jc w:val="left"/>
              <w:rPr>
                <w:sz w:val="22"/>
              </w:rPr>
            </w:pPr>
            <w:r>
              <w:rPr>
                <w:sz w:val="22"/>
              </w:rPr>
              <w:t>CESC</w:t>
            </w:r>
          </w:p>
        </w:tc>
        <w:tc>
          <w:tcPr>
            <w:tcW w:w="1170" w:type="dxa"/>
            <w:tcBorders/>
          </w:tcPr>
          <w:p>
            <w:pPr>
              <w:pStyle w:val="Normal"/>
              <w:spacing w:lineRule="auto" w:line="240" w:before="0" w:after="0"/>
              <w:ind w:hanging="0" w:left="507"/>
              <w:jc w:val="center"/>
              <w:rPr>
                <w:sz w:val="22"/>
              </w:rPr>
            </w:pPr>
            <w:r>
              <w:rPr>
                <w:sz w:val="22"/>
              </w:rPr>
              <w:t>0</w:t>
            </w:r>
          </w:p>
        </w:tc>
        <w:tc>
          <w:tcPr>
            <w:tcW w:w="1354" w:type="dxa"/>
            <w:tcBorders/>
          </w:tcPr>
          <w:p>
            <w:pPr>
              <w:pStyle w:val="Normal"/>
              <w:spacing w:lineRule="auto" w:line="240" w:before="0" w:after="0"/>
              <w:ind w:hanging="0" w:left="419"/>
              <w:jc w:val="center"/>
              <w:rPr>
                <w:sz w:val="22"/>
              </w:rPr>
            </w:pPr>
            <w:r>
              <w:rPr>
                <w:sz w:val="22"/>
              </w:rPr>
              <w:t>0</w:t>
            </w:r>
          </w:p>
        </w:tc>
        <w:tc>
          <w:tcPr>
            <w:tcW w:w="1171" w:type="dxa"/>
            <w:tcBorders/>
          </w:tcPr>
          <w:p>
            <w:pPr>
              <w:pStyle w:val="Normal"/>
              <w:spacing w:lineRule="auto" w:line="240" w:before="0" w:after="0"/>
              <w:ind w:hanging="0" w:left="0"/>
              <w:jc w:val="left"/>
              <w:rPr>
                <w:sz w:val="22"/>
              </w:rPr>
            </w:pPr>
            <w:r>
              <w:rPr>
                <w:sz w:val="22"/>
              </w:rPr>
              <w:t>9558</w:t>
            </w:r>
          </w:p>
        </w:tc>
        <w:tc>
          <w:tcPr>
            <w:tcW w:w="896" w:type="dxa"/>
            <w:tcBorders/>
          </w:tcPr>
          <w:p>
            <w:pPr>
              <w:pStyle w:val="Normal"/>
              <w:spacing w:lineRule="auto" w:line="240" w:before="0" w:after="0"/>
              <w:ind w:hanging="0" w:left="197"/>
              <w:jc w:val="left"/>
              <w:rPr>
                <w:sz w:val="22"/>
              </w:rPr>
            </w:pPr>
            <w:r>
              <w:rPr>
                <w:sz w:val="22"/>
              </w:rPr>
              <w:t>215</w:t>
            </w:r>
          </w:p>
        </w:tc>
        <w:tc>
          <w:tcPr>
            <w:tcW w:w="1628" w:type="dxa"/>
            <w:tcBorders/>
          </w:tcPr>
          <w:p>
            <w:pPr>
              <w:pStyle w:val="Normal"/>
              <w:spacing w:lineRule="auto" w:line="240" w:before="0" w:after="0"/>
              <w:ind w:hanging="0" w:left="104"/>
              <w:jc w:val="left"/>
              <w:rPr>
                <w:sz w:val="22"/>
              </w:rPr>
            </w:pPr>
            <w:r>
              <w:rPr>
                <w:sz w:val="22"/>
              </w:rPr>
              <w:t>221</w:t>
            </w:r>
          </w:p>
        </w:tc>
        <w:tc>
          <w:tcPr>
            <w:tcW w:w="1171" w:type="dxa"/>
            <w:tcBorders/>
          </w:tcPr>
          <w:p>
            <w:pPr>
              <w:pStyle w:val="Normal"/>
              <w:spacing w:lineRule="auto" w:line="240" w:before="0" w:after="0"/>
              <w:ind w:hanging="0" w:left="0"/>
              <w:jc w:val="left"/>
              <w:rPr>
                <w:sz w:val="22"/>
              </w:rPr>
            </w:pPr>
            <w:r>
              <w:rPr>
                <w:sz w:val="22"/>
              </w:rPr>
              <w:t>1922</w:t>
            </w:r>
          </w:p>
        </w:tc>
      </w:tr>
      <w:tr>
        <w:trPr>
          <w:trHeight w:val="271" w:hRule="atLeast"/>
        </w:trPr>
        <w:tc>
          <w:tcPr>
            <w:tcW w:w="2159" w:type="dxa"/>
            <w:tcBorders/>
          </w:tcPr>
          <w:p>
            <w:pPr>
              <w:pStyle w:val="Normal"/>
              <w:spacing w:lineRule="auto" w:line="240" w:before="0" w:after="0"/>
              <w:ind w:hanging="0" w:left="120"/>
              <w:jc w:val="left"/>
              <w:rPr>
                <w:sz w:val="22"/>
              </w:rPr>
            </w:pPr>
            <w:r>
              <w:rPr>
                <w:sz w:val="22"/>
              </w:rPr>
              <w:t>CHOL</w:t>
            </w:r>
          </w:p>
        </w:tc>
        <w:tc>
          <w:tcPr>
            <w:tcW w:w="1170" w:type="dxa"/>
            <w:tcBorders/>
          </w:tcPr>
          <w:p>
            <w:pPr>
              <w:pStyle w:val="Normal"/>
              <w:spacing w:lineRule="auto" w:line="240" w:before="0" w:after="0"/>
              <w:ind w:hanging="0" w:left="87"/>
              <w:jc w:val="left"/>
              <w:rPr>
                <w:sz w:val="22"/>
              </w:rPr>
            </w:pPr>
            <w:r>
              <w:rPr>
                <w:sz w:val="22"/>
              </w:rPr>
              <w:t>873</w:t>
            </w:r>
          </w:p>
        </w:tc>
        <w:tc>
          <w:tcPr>
            <w:tcW w:w="1354" w:type="dxa"/>
            <w:tcBorders/>
          </w:tcPr>
          <w:p>
            <w:pPr>
              <w:pStyle w:val="Normal"/>
              <w:spacing w:lineRule="auto" w:line="240" w:before="0" w:after="0"/>
              <w:ind w:hanging="0" w:left="42"/>
              <w:jc w:val="left"/>
              <w:rPr>
                <w:sz w:val="22"/>
              </w:rPr>
            </w:pPr>
            <w:r>
              <w:rPr>
                <w:sz w:val="22"/>
              </w:rPr>
              <w:t>286</w:t>
            </w:r>
          </w:p>
        </w:tc>
        <w:tc>
          <w:tcPr>
            <w:tcW w:w="1171" w:type="dxa"/>
            <w:tcBorders/>
          </w:tcPr>
          <w:p>
            <w:pPr>
              <w:pStyle w:val="Normal"/>
              <w:spacing w:lineRule="auto" w:line="240" w:before="0" w:after="0"/>
              <w:ind w:hanging="0" w:left="0"/>
              <w:jc w:val="left"/>
              <w:rPr>
                <w:sz w:val="22"/>
              </w:rPr>
            </w:pPr>
            <w:r>
              <w:rPr>
                <w:sz w:val="22"/>
              </w:rPr>
              <w:t>11030</w:t>
            </w:r>
          </w:p>
        </w:tc>
        <w:tc>
          <w:tcPr>
            <w:tcW w:w="896" w:type="dxa"/>
            <w:tcBorders/>
          </w:tcPr>
          <w:p>
            <w:pPr>
              <w:pStyle w:val="Normal"/>
              <w:spacing w:lineRule="auto" w:line="240" w:before="0" w:after="0"/>
              <w:ind w:hanging="0" w:left="197"/>
              <w:jc w:val="left"/>
              <w:rPr>
                <w:sz w:val="22"/>
              </w:rPr>
            </w:pPr>
            <w:r>
              <w:rPr>
                <w:sz w:val="22"/>
              </w:rPr>
              <w:t>203</w:t>
            </w:r>
          </w:p>
        </w:tc>
        <w:tc>
          <w:tcPr>
            <w:tcW w:w="1628" w:type="dxa"/>
            <w:tcBorders/>
          </w:tcPr>
          <w:p>
            <w:pPr>
              <w:pStyle w:val="Normal"/>
              <w:spacing w:lineRule="auto" w:line="240" w:before="0" w:after="0"/>
              <w:ind w:hanging="0" w:left="103"/>
              <w:jc w:val="left"/>
              <w:rPr>
                <w:sz w:val="22"/>
              </w:rPr>
            </w:pPr>
            <w:r>
              <w:rPr>
                <w:sz w:val="22"/>
              </w:rPr>
              <w:t>64</w:t>
            </w:r>
          </w:p>
        </w:tc>
        <w:tc>
          <w:tcPr>
            <w:tcW w:w="1171" w:type="dxa"/>
            <w:tcBorders/>
          </w:tcPr>
          <w:p>
            <w:pPr>
              <w:pStyle w:val="Normal"/>
              <w:spacing w:lineRule="auto" w:line="240" w:before="0" w:after="0"/>
              <w:ind w:hanging="0" w:left="0"/>
              <w:jc w:val="left"/>
              <w:rPr>
                <w:sz w:val="22"/>
              </w:rPr>
            </w:pPr>
            <w:r>
              <w:rPr>
                <w:sz w:val="22"/>
              </w:rPr>
              <w:t>2033</w:t>
            </w:r>
          </w:p>
        </w:tc>
      </w:tr>
      <w:tr>
        <w:trPr>
          <w:trHeight w:val="271" w:hRule="atLeast"/>
        </w:trPr>
        <w:tc>
          <w:tcPr>
            <w:tcW w:w="2159" w:type="dxa"/>
            <w:tcBorders/>
          </w:tcPr>
          <w:p>
            <w:pPr>
              <w:pStyle w:val="Normal"/>
              <w:spacing w:lineRule="auto" w:line="240" w:before="0" w:after="0"/>
              <w:ind w:hanging="0" w:left="120"/>
              <w:jc w:val="left"/>
              <w:rPr>
                <w:sz w:val="22"/>
              </w:rPr>
            </w:pPr>
            <w:r>
              <w:rPr>
                <w:sz w:val="22"/>
              </w:rPr>
              <w:t>COAD</w:t>
            </w:r>
          </w:p>
        </w:tc>
        <w:tc>
          <w:tcPr>
            <w:tcW w:w="1170" w:type="dxa"/>
            <w:tcBorders/>
          </w:tcPr>
          <w:p>
            <w:pPr>
              <w:pStyle w:val="Normal"/>
              <w:spacing w:lineRule="auto" w:line="240" w:before="0" w:after="0"/>
              <w:ind w:hanging="0" w:left="87"/>
              <w:jc w:val="left"/>
              <w:rPr>
                <w:sz w:val="22"/>
              </w:rPr>
            </w:pPr>
            <w:r>
              <w:rPr>
                <w:sz w:val="22"/>
              </w:rPr>
              <w:t>946</w:t>
            </w:r>
          </w:p>
        </w:tc>
        <w:tc>
          <w:tcPr>
            <w:tcW w:w="1354" w:type="dxa"/>
            <w:tcBorders/>
          </w:tcPr>
          <w:p>
            <w:pPr>
              <w:pStyle w:val="Normal"/>
              <w:spacing w:lineRule="auto" w:line="240" w:before="0" w:after="0"/>
              <w:ind w:hanging="0" w:left="42"/>
              <w:jc w:val="left"/>
              <w:rPr>
                <w:sz w:val="22"/>
              </w:rPr>
            </w:pPr>
            <w:r>
              <w:rPr>
                <w:sz w:val="22"/>
              </w:rPr>
              <w:t>1102</w:t>
            </w:r>
          </w:p>
        </w:tc>
        <w:tc>
          <w:tcPr>
            <w:tcW w:w="1171" w:type="dxa"/>
            <w:tcBorders/>
          </w:tcPr>
          <w:p>
            <w:pPr>
              <w:pStyle w:val="Normal"/>
              <w:spacing w:lineRule="auto" w:line="240" w:before="0" w:after="0"/>
              <w:ind w:hanging="0" w:left="0"/>
              <w:jc w:val="left"/>
              <w:rPr>
                <w:sz w:val="22"/>
              </w:rPr>
            </w:pPr>
            <w:r>
              <w:rPr>
                <w:sz w:val="22"/>
              </w:rPr>
              <w:t>116445</w:t>
            </w:r>
          </w:p>
        </w:tc>
        <w:tc>
          <w:tcPr>
            <w:tcW w:w="896" w:type="dxa"/>
            <w:tcBorders/>
          </w:tcPr>
          <w:p>
            <w:pPr>
              <w:pStyle w:val="Normal"/>
              <w:spacing w:lineRule="auto" w:line="240" w:before="0" w:after="0"/>
              <w:ind w:hanging="0" w:left="197"/>
              <w:jc w:val="left"/>
              <w:rPr>
                <w:sz w:val="22"/>
              </w:rPr>
            </w:pPr>
            <w:r>
              <w:rPr>
                <w:sz w:val="22"/>
              </w:rPr>
              <w:t>98</w:t>
            </w:r>
          </w:p>
        </w:tc>
        <w:tc>
          <w:tcPr>
            <w:tcW w:w="1628" w:type="dxa"/>
            <w:tcBorders/>
          </w:tcPr>
          <w:p>
            <w:pPr>
              <w:pStyle w:val="Normal"/>
              <w:spacing w:lineRule="auto" w:line="240" w:before="0" w:after="0"/>
              <w:ind w:hanging="0" w:left="103"/>
              <w:jc w:val="left"/>
              <w:rPr>
                <w:sz w:val="22"/>
              </w:rPr>
            </w:pPr>
            <w:r>
              <w:rPr>
                <w:sz w:val="22"/>
              </w:rPr>
              <w:t>122</w:t>
            </w:r>
          </w:p>
        </w:tc>
        <w:tc>
          <w:tcPr>
            <w:tcW w:w="1171" w:type="dxa"/>
            <w:tcBorders/>
          </w:tcPr>
          <w:p>
            <w:pPr>
              <w:pStyle w:val="Normal"/>
              <w:spacing w:lineRule="auto" w:line="240" w:before="0" w:after="0"/>
              <w:ind w:hanging="0" w:left="0"/>
              <w:jc w:val="left"/>
              <w:rPr>
                <w:sz w:val="22"/>
              </w:rPr>
            </w:pPr>
            <w:r>
              <w:rPr>
                <w:sz w:val="22"/>
              </w:rPr>
              <w:t>1283</w:t>
            </w:r>
          </w:p>
        </w:tc>
      </w:tr>
      <w:tr>
        <w:trPr>
          <w:trHeight w:val="271" w:hRule="atLeast"/>
        </w:trPr>
        <w:tc>
          <w:tcPr>
            <w:tcW w:w="2159" w:type="dxa"/>
            <w:tcBorders/>
          </w:tcPr>
          <w:p>
            <w:pPr>
              <w:pStyle w:val="Normal"/>
              <w:spacing w:lineRule="auto" w:line="240" w:before="0" w:after="0"/>
              <w:ind w:hanging="0" w:left="120"/>
              <w:jc w:val="left"/>
              <w:rPr>
                <w:sz w:val="22"/>
              </w:rPr>
            </w:pPr>
            <w:r>
              <w:rPr>
                <w:sz w:val="22"/>
              </w:rPr>
              <w:t>ESCA</w:t>
            </w:r>
          </w:p>
        </w:tc>
        <w:tc>
          <w:tcPr>
            <w:tcW w:w="1170" w:type="dxa"/>
            <w:tcBorders/>
          </w:tcPr>
          <w:p>
            <w:pPr>
              <w:pStyle w:val="Normal"/>
              <w:spacing w:lineRule="auto" w:line="240" w:before="0" w:after="0"/>
              <w:ind w:hanging="0" w:left="87"/>
              <w:jc w:val="left"/>
              <w:rPr>
                <w:sz w:val="22"/>
              </w:rPr>
            </w:pPr>
            <w:r>
              <w:rPr>
                <w:sz w:val="22"/>
              </w:rPr>
              <w:t>924</w:t>
            </w:r>
          </w:p>
        </w:tc>
        <w:tc>
          <w:tcPr>
            <w:tcW w:w="1354" w:type="dxa"/>
            <w:tcBorders/>
          </w:tcPr>
          <w:p>
            <w:pPr>
              <w:pStyle w:val="Normal"/>
              <w:spacing w:lineRule="auto" w:line="240" w:before="0" w:after="0"/>
              <w:ind w:hanging="0" w:left="42"/>
              <w:jc w:val="left"/>
              <w:rPr>
                <w:sz w:val="22"/>
              </w:rPr>
            </w:pPr>
            <w:r>
              <w:rPr>
                <w:sz w:val="22"/>
              </w:rPr>
              <w:t>992</w:t>
            </w:r>
          </w:p>
        </w:tc>
        <w:tc>
          <w:tcPr>
            <w:tcW w:w="1171" w:type="dxa"/>
            <w:tcBorders/>
          </w:tcPr>
          <w:p>
            <w:pPr>
              <w:pStyle w:val="Normal"/>
              <w:spacing w:lineRule="auto" w:line="240" w:before="0" w:after="0"/>
              <w:ind w:hanging="0" w:left="0"/>
              <w:jc w:val="left"/>
              <w:rPr>
                <w:sz w:val="22"/>
              </w:rPr>
            </w:pPr>
            <w:r>
              <w:rPr>
                <w:sz w:val="22"/>
              </w:rPr>
              <w:t>10715</w:t>
            </w:r>
          </w:p>
        </w:tc>
        <w:tc>
          <w:tcPr>
            <w:tcW w:w="896" w:type="dxa"/>
            <w:tcBorders/>
          </w:tcPr>
          <w:p>
            <w:pPr>
              <w:pStyle w:val="Normal"/>
              <w:spacing w:lineRule="auto" w:line="240" w:before="0" w:after="0"/>
              <w:ind w:hanging="0" w:left="196"/>
              <w:jc w:val="left"/>
              <w:rPr>
                <w:sz w:val="22"/>
              </w:rPr>
            </w:pPr>
            <w:r>
              <w:rPr>
                <w:sz w:val="22"/>
              </w:rPr>
              <w:t>163</w:t>
            </w:r>
          </w:p>
        </w:tc>
        <w:tc>
          <w:tcPr>
            <w:tcW w:w="1628" w:type="dxa"/>
            <w:tcBorders/>
          </w:tcPr>
          <w:p>
            <w:pPr>
              <w:pStyle w:val="Normal"/>
              <w:spacing w:lineRule="auto" w:line="240" w:before="0" w:after="0"/>
              <w:ind w:hanging="0" w:left="104"/>
              <w:jc w:val="left"/>
              <w:rPr>
                <w:sz w:val="22"/>
              </w:rPr>
            </w:pPr>
            <w:r>
              <w:rPr>
                <w:sz w:val="22"/>
              </w:rPr>
              <w:t>175</w:t>
            </w:r>
          </w:p>
        </w:tc>
        <w:tc>
          <w:tcPr>
            <w:tcW w:w="1171" w:type="dxa"/>
            <w:tcBorders/>
          </w:tcPr>
          <w:p>
            <w:pPr>
              <w:pStyle w:val="Normal"/>
              <w:spacing w:lineRule="auto" w:line="240" w:before="0" w:after="0"/>
              <w:ind w:hanging="0" w:left="0"/>
              <w:jc w:val="left"/>
              <w:rPr>
                <w:sz w:val="22"/>
              </w:rPr>
            </w:pPr>
            <w:r>
              <w:rPr>
                <w:sz w:val="22"/>
              </w:rPr>
              <w:t>1983</w:t>
            </w:r>
          </w:p>
        </w:tc>
      </w:tr>
      <w:tr>
        <w:trPr>
          <w:trHeight w:val="271" w:hRule="atLeast"/>
        </w:trPr>
        <w:tc>
          <w:tcPr>
            <w:tcW w:w="2159" w:type="dxa"/>
            <w:tcBorders/>
          </w:tcPr>
          <w:p>
            <w:pPr>
              <w:pStyle w:val="Normal"/>
              <w:spacing w:lineRule="auto" w:line="240" w:before="0" w:after="0"/>
              <w:ind w:hanging="0" w:left="120"/>
              <w:jc w:val="left"/>
              <w:rPr>
                <w:sz w:val="22"/>
              </w:rPr>
            </w:pPr>
            <w:r>
              <w:rPr>
                <w:sz w:val="22"/>
              </w:rPr>
              <w:t>GBM</w:t>
            </w:r>
          </w:p>
        </w:tc>
        <w:tc>
          <w:tcPr>
            <w:tcW w:w="1170" w:type="dxa"/>
            <w:tcBorders/>
          </w:tcPr>
          <w:p>
            <w:pPr>
              <w:pStyle w:val="Normal"/>
              <w:spacing w:lineRule="auto" w:line="240" w:before="0" w:after="0"/>
              <w:ind w:hanging="0" w:left="506"/>
              <w:jc w:val="center"/>
              <w:rPr>
                <w:sz w:val="22"/>
              </w:rPr>
            </w:pPr>
            <w:r>
              <w:rPr>
                <w:sz w:val="22"/>
              </w:rPr>
              <w:t>0</w:t>
            </w:r>
          </w:p>
        </w:tc>
        <w:tc>
          <w:tcPr>
            <w:tcW w:w="1354" w:type="dxa"/>
            <w:tcBorders/>
          </w:tcPr>
          <w:p>
            <w:pPr>
              <w:pStyle w:val="Normal"/>
              <w:spacing w:lineRule="auto" w:line="240" w:before="0" w:after="0"/>
              <w:ind w:hanging="0" w:left="419"/>
              <w:jc w:val="center"/>
              <w:rPr>
                <w:sz w:val="22"/>
              </w:rPr>
            </w:pPr>
            <w:r>
              <w:rPr>
                <w:sz w:val="22"/>
              </w:rPr>
              <w:t>0</w:t>
            </w:r>
          </w:p>
        </w:tc>
        <w:tc>
          <w:tcPr>
            <w:tcW w:w="1171" w:type="dxa"/>
            <w:tcBorders/>
          </w:tcPr>
          <w:p>
            <w:pPr>
              <w:pStyle w:val="Normal"/>
              <w:spacing w:lineRule="auto" w:line="240" w:before="0" w:after="0"/>
              <w:ind w:hanging="0" w:left="0"/>
              <w:jc w:val="left"/>
              <w:rPr>
                <w:sz w:val="22"/>
              </w:rPr>
            </w:pPr>
            <w:r>
              <w:rPr>
                <w:sz w:val="22"/>
              </w:rPr>
              <w:t>10295</w:t>
            </w:r>
          </w:p>
        </w:tc>
        <w:tc>
          <w:tcPr>
            <w:tcW w:w="896" w:type="dxa"/>
            <w:tcBorders/>
          </w:tcPr>
          <w:p>
            <w:pPr>
              <w:pStyle w:val="Normal"/>
              <w:spacing w:lineRule="auto" w:line="240" w:before="0" w:after="0"/>
              <w:ind w:hanging="0" w:left="196"/>
              <w:jc w:val="left"/>
              <w:rPr>
                <w:sz w:val="22"/>
              </w:rPr>
            </w:pPr>
            <w:r>
              <w:rPr>
                <w:sz w:val="22"/>
              </w:rPr>
              <w:t>87</w:t>
            </w:r>
          </w:p>
        </w:tc>
        <w:tc>
          <w:tcPr>
            <w:tcW w:w="1628" w:type="dxa"/>
            <w:tcBorders/>
          </w:tcPr>
          <w:p>
            <w:pPr>
              <w:pStyle w:val="Normal"/>
              <w:spacing w:lineRule="auto" w:line="240" w:before="0" w:after="0"/>
              <w:ind w:hanging="0" w:left="104"/>
              <w:jc w:val="left"/>
              <w:rPr>
                <w:sz w:val="22"/>
              </w:rPr>
            </w:pPr>
            <w:r>
              <w:rPr>
                <w:sz w:val="22"/>
              </w:rPr>
              <w:t>62</w:t>
            </w:r>
          </w:p>
        </w:tc>
        <w:tc>
          <w:tcPr>
            <w:tcW w:w="1171" w:type="dxa"/>
            <w:tcBorders/>
          </w:tcPr>
          <w:p>
            <w:pPr>
              <w:pStyle w:val="Normal"/>
              <w:spacing w:lineRule="auto" w:line="240" w:before="0" w:after="0"/>
              <w:ind w:hanging="0" w:left="0"/>
              <w:jc w:val="left"/>
              <w:rPr>
                <w:sz w:val="22"/>
              </w:rPr>
            </w:pPr>
            <w:r>
              <w:rPr>
                <w:sz w:val="22"/>
              </w:rPr>
              <w:t>1968</w:t>
            </w:r>
          </w:p>
        </w:tc>
      </w:tr>
      <w:tr>
        <w:trPr>
          <w:trHeight w:val="271" w:hRule="atLeast"/>
        </w:trPr>
        <w:tc>
          <w:tcPr>
            <w:tcW w:w="2159" w:type="dxa"/>
            <w:tcBorders/>
          </w:tcPr>
          <w:p>
            <w:pPr>
              <w:pStyle w:val="Normal"/>
              <w:spacing w:lineRule="auto" w:line="240" w:before="0" w:after="0"/>
              <w:ind w:hanging="0" w:left="120"/>
              <w:jc w:val="left"/>
              <w:rPr>
                <w:sz w:val="22"/>
              </w:rPr>
            </w:pPr>
            <w:r>
              <w:rPr>
                <w:sz w:val="22"/>
              </w:rPr>
              <w:t>HNSC</w:t>
            </w:r>
          </w:p>
        </w:tc>
        <w:tc>
          <w:tcPr>
            <w:tcW w:w="1170" w:type="dxa"/>
            <w:tcBorders/>
          </w:tcPr>
          <w:p>
            <w:pPr>
              <w:pStyle w:val="Normal"/>
              <w:spacing w:lineRule="auto" w:line="240" w:before="0" w:after="0"/>
              <w:ind w:hanging="0" w:left="87"/>
              <w:jc w:val="left"/>
              <w:rPr>
                <w:sz w:val="22"/>
              </w:rPr>
            </w:pPr>
            <w:r>
              <w:rPr>
                <w:sz w:val="22"/>
              </w:rPr>
              <w:t>957</w:t>
            </w:r>
          </w:p>
        </w:tc>
        <w:tc>
          <w:tcPr>
            <w:tcW w:w="1354" w:type="dxa"/>
            <w:tcBorders/>
          </w:tcPr>
          <w:p>
            <w:pPr>
              <w:pStyle w:val="Normal"/>
              <w:spacing w:lineRule="auto" w:line="240" w:before="0" w:after="0"/>
              <w:ind w:hanging="0" w:left="41"/>
              <w:jc w:val="left"/>
              <w:rPr>
                <w:sz w:val="22"/>
              </w:rPr>
            </w:pPr>
            <w:r>
              <w:rPr>
                <w:sz w:val="22"/>
              </w:rPr>
              <w:t>1159</w:t>
            </w:r>
          </w:p>
        </w:tc>
        <w:tc>
          <w:tcPr>
            <w:tcW w:w="1171" w:type="dxa"/>
            <w:tcBorders/>
          </w:tcPr>
          <w:p>
            <w:pPr>
              <w:pStyle w:val="Normal"/>
              <w:spacing w:lineRule="auto" w:line="240" w:before="0" w:after="0"/>
              <w:ind w:hanging="0" w:left="0"/>
              <w:jc w:val="left"/>
              <w:rPr>
                <w:sz w:val="22"/>
              </w:rPr>
            </w:pPr>
            <w:r>
              <w:rPr>
                <w:sz w:val="22"/>
              </w:rPr>
              <w:t>10232</w:t>
            </w:r>
          </w:p>
        </w:tc>
        <w:tc>
          <w:tcPr>
            <w:tcW w:w="896" w:type="dxa"/>
            <w:tcBorders/>
          </w:tcPr>
          <w:p>
            <w:pPr>
              <w:pStyle w:val="Normal"/>
              <w:spacing w:lineRule="auto" w:line="240" w:before="0" w:after="0"/>
              <w:ind w:hanging="0" w:left="197"/>
              <w:jc w:val="left"/>
              <w:rPr>
                <w:sz w:val="22"/>
              </w:rPr>
            </w:pPr>
            <w:r>
              <w:rPr>
                <w:sz w:val="22"/>
              </w:rPr>
              <w:t>158</w:t>
            </w:r>
          </w:p>
        </w:tc>
        <w:tc>
          <w:tcPr>
            <w:tcW w:w="1628" w:type="dxa"/>
            <w:tcBorders/>
          </w:tcPr>
          <w:p>
            <w:pPr>
              <w:pStyle w:val="Normal"/>
              <w:spacing w:lineRule="auto" w:line="240" w:before="0" w:after="0"/>
              <w:ind w:hanging="0" w:left="104"/>
              <w:jc w:val="left"/>
              <w:rPr>
                <w:sz w:val="22"/>
              </w:rPr>
            </w:pPr>
            <w:r>
              <w:rPr>
                <w:sz w:val="22"/>
              </w:rPr>
              <w:t>222</w:t>
            </w:r>
          </w:p>
        </w:tc>
        <w:tc>
          <w:tcPr>
            <w:tcW w:w="1171" w:type="dxa"/>
            <w:tcBorders/>
          </w:tcPr>
          <w:p>
            <w:pPr>
              <w:pStyle w:val="Normal"/>
              <w:spacing w:lineRule="auto" w:line="240" w:before="0" w:after="0"/>
              <w:ind w:hanging="0" w:left="0"/>
              <w:jc w:val="left"/>
              <w:rPr>
                <w:sz w:val="22"/>
              </w:rPr>
            </w:pPr>
            <w:r>
              <w:rPr>
                <w:sz w:val="22"/>
              </w:rPr>
              <w:t>1962</w:t>
            </w:r>
          </w:p>
        </w:tc>
      </w:tr>
      <w:tr>
        <w:trPr>
          <w:trHeight w:val="271" w:hRule="atLeast"/>
        </w:trPr>
        <w:tc>
          <w:tcPr>
            <w:tcW w:w="2159" w:type="dxa"/>
            <w:tcBorders/>
          </w:tcPr>
          <w:p>
            <w:pPr>
              <w:pStyle w:val="Normal"/>
              <w:spacing w:lineRule="auto" w:line="240" w:before="0" w:after="0"/>
              <w:ind w:hanging="0" w:left="120"/>
              <w:jc w:val="left"/>
              <w:rPr>
                <w:sz w:val="22"/>
              </w:rPr>
            </w:pPr>
            <w:r>
              <w:rPr>
                <w:sz w:val="22"/>
              </w:rPr>
              <w:t>LUAD</w:t>
            </w:r>
          </w:p>
        </w:tc>
        <w:tc>
          <w:tcPr>
            <w:tcW w:w="1170" w:type="dxa"/>
            <w:tcBorders/>
          </w:tcPr>
          <w:p>
            <w:pPr>
              <w:pStyle w:val="Normal"/>
              <w:spacing w:lineRule="auto" w:line="240" w:before="0" w:after="0"/>
              <w:ind w:hanging="0" w:left="87"/>
              <w:jc w:val="left"/>
              <w:rPr>
                <w:sz w:val="22"/>
              </w:rPr>
            </w:pPr>
            <w:r>
              <w:rPr>
                <w:sz w:val="22"/>
              </w:rPr>
              <w:t>1024</w:t>
            </w:r>
          </w:p>
        </w:tc>
        <w:tc>
          <w:tcPr>
            <w:tcW w:w="1354" w:type="dxa"/>
            <w:tcBorders/>
          </w:tcPr>
          <w:p>
            <w:pPr>
              <w:pStyle w:val="Normal"/>
              <w:spacing w:lineRule="auto" w:line="240" w:before="0" w:after="0"/>
              <w:ind w:hanging="0" w:left="42"/>
              <w:jc w:val="left"/>
              <w:rPr>
                <w:sz w:val="22"/>
              </w:rPr>
            </w:pPr>
            <w:r>
              <w:rPr>
                <w:sz w:val="22"/>
              </w:rPr>
              <w:t>762</w:t>
            </w:r>
          </w:p>
        </w:tc>
        <w:tc>
          <w:tcPr>
            <w:tcW w:w="1171" w:type="dxa"/>
            <w:tcBorders/>
          </w:tcPr>
          <w:p>
            <w:pPr>
              <w:pStyle w:val="Normal"/>
              <w:spacing w:lineRule="auto" w:line="240" w:before="0" w:after="0"/>
              <w:ind w:hanging="0" w:left="0"/>
              <w:jc w:val="left"/>
              <w:rPr>
                <w:sz w:val="22"/>
              </w:rPr>
            </w:pPr>
            <w:r>
              <w:rPr>
                <w:sz w:val="22"/>
              </w:rPr>
              <w:t>10145</w:t>
            </w:r>
          </w:p>
        </w:tc>
        <w:tc>
          <w:tcPr>
            <w:tcW w:w="896" w:type="dxa"/>
            <w:tcBorders/>
          </w:tcPr>
          <w:p>
            <w:pPr>
              <w:pStyle w:val="Normal"/>
              <w:spacing w:lineRule="auto" w:line="240" w:before="0" w:after="0"/>
              <w:ind w:hanging="0" w:left="197"/>
              <w:jc w:val="left"/>
              <w:rPr>
                <w:sz w:val="22"/>
              </w:rPr>
            </w:pPr>
            <w:r>
              <w:rPr>
                <w:sz w:val="22"/>
              </w:rPr>
              <w:t>153</w:t>
            </w:r>
          </w:p>
        </w:tc>
        <w:tc>
          <w:tcPr>
            <w:tcW w:w="1628" w:type="dxa"/>
            <w:tcBorders/>
          </w:tcPr>
          <w:p>
            <w:pPr>
              <w:pStyle w:val="Normal"/>
              <w:spacing w:lineRule="auto" w:line="240" w:before="0" w:after="0"/>
              <w:ind w:hanging="0" w:left="103"/>
              <w:jc w:val="left"/>
              <w:rPr>
                <w:sz w:val="22"/>
              </w:rPr>
            </w:pPr>
            <w:r>
              <w:rPr>
                <w:sz w:val="22"/>
              </w:rPr>
              <w:t>136</w:t>
            </w:r>
          </w:p>
        </w:tc>
        <w:tc>
          <w:tcPr>
            <w:tcW w:w="1171" w:type="dxa"/>
            <w:tcBorders/>
          </w:tcPr>
          <w:p>
            <w:pPr>
              <w:pStyle w:val="Normal"/>
              <w:spacing w:lineRule="auto" w:line="240" w:before="0" w:after="0"/>
              <w:ind w:hanging="0" w:left="0"/>
              <w:jc w:val="left"/>
              <w:rPr>
                <w:sz w:val="22"/>
              </w:rPr>
            </w:pPr>
            <w:r>
              <w:rPr>
                <w:sz w:val="22"/>
              </w:rPr>
              <w:t>1954</w:t>
            </w:r>
          </w:p>
        </w:tc>
      </w:tr>
      <w:tr>
        <w:trPr>
          <w:trHeight w:val="271" w:hRule="atLeast"/>
        </w:trPr>
        <w:tc>
          <w:tcPr>
            <w:tcW w:w="2159" w:type="dxa"/>
            <w:tcBorders/>
          </w:tcPr>
          <w:p>
            <w:pPr>
              <w:pStyle w:val="Normal"/>
              <w:spacing w:lineRule="auto" w:line="240" w:before="0" w:after="0"/>
              <w:ind w:hanging="0" w:left="120"/>
              <w:jc w:val="left"/>
              <w:rPr>
                <w:sz w:val="22"/>
              </w:rPr>
            </w:pPr>
            <w:r>
              <w:rPr>
                <w:sz w:val="22"/>
              </w:rPr>
              <w:t>LUSC</w:t>
            </w:r>
          </w:p>
        </w:tc>
        <w:tc>
          <w:tcPr>
            <w:tcW w:w="1170" w:type="dxa"/>
            <w:tcBorders/>
          </w:tcPr>
          <w:p>
            <w:pPr>
              <w:pStyle w:val="Normal"/>
              <w:spacing w:lineRule="auto" w:line="240" w:before="0" w:after="0"/>
              <w:ind w:hanging="0" w:left="87"/>
              <w:jc w:val="left"/>
              <w:rPr>
                <w:sz w:val="22"/>
              </w:rPr>
            </w:pPr>
            <w:r>
              <w:rPr>
                <w:sz w:val="22"/>
              </w:rPr>
              <w:t>846</w:t>
            </w:r>
          </w:p>
        </w:tc>
        <w:tc>
          <w:tcPr>
            <w:tcW w:w="1354" w:type="dxa"/>
            <w:tcBorders/>
          </w:tcPr>
          <w:p>
            <w:pPr>
              <w:pStyle w:val="Normal"/>
              <w:spacing w:lineRule="auto" w:line="240" w:before="0" w:after="0"/>
              <w:ind w:hanging="0" w:left="41"/>
              <w:jc w:val="left"/>
              <w:rPr>
                <w:sz w:val="22"/>
              </w:rPr>
            </w:pPr>
            <w:r>
              <w:rPr>
                <w:sz w:val="22"/>
              </w:rPr>
              <w:t>1217</w:t>
            </w:r>
          </w:p>
        </w:tc>
        <w:tc>
          <w:tcPr>
            <w:tcW w:w="1171" w:type="dxa"/>
            <w:tcBorders/>
          </w:tcPr>
          <w:p>
            <w:pPr>
              <w:pStyle w:val="Normal"/>
              <w:spacing w:lineRule="auto" w:line="240" w:before="0" w:after="0"/>
              <w:ind w:hanging="0" w:left="0"/>
              <w:jc w:val="left"/>
              <w:rPr>
                <w:sz w:val="22"/>
              </w:rPr>
            </w:pPr>
            <w:r>
              <w:rPr>
                <w:sz w:val="22"/>
              </w:rPr>
              <w:t>9711</w:t>
            </w:r>
          </w:p>
        </w:tc>
        <w:tc>
          <w:tcPr>
            <w:tcW w:w="896" w:type="dxa"/>
            <w:tcBorders/>
          </w:tcPr>
          <w:p>
            <w:pPr>
              <w:pStyle w:val="Normal"/>
              <w:spacing w:lineRule="auto" w:line="240" w:before="0" w:after="0"/>
              <w:ind w:hanging="0" w:left="197"/>
              <w:jc w:val="left"/>
              <w:rPr>
                <w:sz w:val="22"/>
              </w:rPr>
            </w:pPr>
            <w:r>
              <w:rPr>
                <w:sz w:val="22"/>
              </w:rPr>
              <w:t>137</w:t>
            </w:r>
          </w:p>
        </w:tc>
        <w:tc>
          <w:tcPr>
            <w:tcW w:w="1628" w:type="dxa"/>
            <w:tcBorders/>
          </w:tcPr>
          <w:p>
            <w:pPr>
              <w:pStyle w:val="Normal"/>
              <w:spacing w:lineRule="auto" w:line="240" w:before="0" w:after="0"/>
              <w:ind w:hanging="0" w:left="104"/>
              <w:jc w:val="left"/>
              <w:rPr>
                <w:sz w:val="22"/>
              </w:rPr>
            </w:pPr>
            <w:r>
              <w:rPr>
                <w:sz w:val="22"/>
              </w:rPr>
              <w:t>272</w:t>
            </w:r>
          </w:p>
        </w:tc>
        <w:tc>
          <w:tcPr>
            <w:tcW w:w="1171" w:type="dxa"/>
            <w:tcBorders/>
          </w:tcPr>
          <w:p>
            <w:pPr>
              <w:pStyle w:val="Normal"/>
              <w:spacing w:lineRule="auto" w:line="240" w:before="0" w:after="0"/>
              <w:ind w:hanging="0" w:left="0"/>
              <w:jc w:val="left"/>
              <w:rPr>
                <w:sz w:val="22"/>
              </w:rPr>
            </w:pPr>
            <w:r>
              <w:rPr>
                <w:sz w:val="22"/>
              </w:rPr>
              <w:t>1886</w:t>
            </w:r>
          </w:p>
        </w:tc>
      </w:tr>
      <w:tr>
        <w:trPr>
          <w:trHeight w:val="442" w:hRule="atLeast"/>
        </w:trPr>
        <w:tc>
          <w:tcPr>
            <w:tcW w:w="2159" w:type="dxa"/>
            <w:tcBorders/>
          </w:tcPr>
          <w:p>
            <w:pPr>
              <w:pStyle w:val="Normal"/>
              <w:spacing w:lineRule="auto" w:line="240" w:before="0" w:after="0"/>
              <w:ind w:hanging="0" w:left="120"/>
              <w:jc w:val="left"/>
              <w:rPr>
                <w:sz w:val="22"/>
              </w:rPr>
            </w:pPr>
            <w:r>
              <w:rPr>
                <w:sz w:val="22"/>
              </w:rPr>
              <w:t>PAAD</w:t>
            </w:r>
          </w:p>
        </w:tc>
        <w:tc>
          <w:tcPr>
            <w:tcW w:w="1170" w:type="dxa"/>
            <w:tcBorders/>
          </w:tcPr>
          <w:p>
            <w:pPr>
              <w:pStyle w:val="Normal"/>
              <w:spacing w:lineRule="auto" w:line="240" w:before="0" w:after="0"/>
              <w:ind w:hanging="0" w:left="88"/>
              <w:jc w:val="left"/>
              <w:rPr>
                <w:sz w:val="22"/>
              </w:rPr>
            </w:pPr>
            <w:r>
              <w:rPr>
                <w:sz w:val="22"/>
              </w:rPr>
              <w:t>544</w:t>
            </w:r>
          </w:p>
        </w:tc>
        <w:tc>
          <w:tcPr>
            <w:tcW w:w="1354" w:type="dxa"/>
            <w:tcBorders/>
          </w:tcPr>
          <w:p>
            <w:pPr>
              <w:pStyle w:val="Normal"/>
              <w:spacing w:lineRule="auto" w:line="240" w:before="0" w:after="0"/>
              <w:ind w:hanging="0" w:left="42"/>
              <w:jc w:val="left"/>
              <w:rPr>
                <w:sz w:val="22"/>
              </w:rPr>
            </w:pPr>
            <w:r>
              <w:rPr>
                <w:sz w:val="22"/>
              </w:rPr>
              <w:t>536</w:t>
            </w:r>
          </w:p>
        </w:tc>
        <w:tc>
          <w:tcPr>
            <w:tcW w:w="1171" w:type="dxa"/>
            <w:tcBorders/>
          </w:tcPr>
          <w:p>
            <w:pPr>
              <w:pStyle w:val="Normal"/>
              <w:spacing w:lineRule="auto" w:line="240" w:before="0" w:after="0"/>
              <w:ind w:hanging="0" w:left="0"/>
              <w:jc w:val="left"/>
              <w:rPr>
                <w:sz w:val="22"/>
              </w:rPr>
            </w:pPr>
            <w:r>
              <w:rPr>
                <w:sz w:val="22"/>
              </w:rPr>
              <w:t>10448</w:t>
            </w:r>
          </w:p>
        </w:tc>
        <w:tc>
          <w:tcPr>
            <w:tcW w:w="896" w:type="dxa"/>
            <w:tcBorders/>
          </w:tcPr>
          <w:p>
            <w:pPr>
              <w:pStyle w:val="Normal"/>
              <w:spacing w:lineRule="auto" w:line="240" w:before="0" w:after="0"/>
              <w:ind w:hanging="0" w:left="196"/>
              <w:jc w:val="left"/>
              <w:rPr>
                <w:sz w:val="22"/>
              </w:rPr>
            </w:pPr>
            <w:r>
              <w:rPr>
                <w:sz w:val="22"/>
              </w:rPr>
              <w:t>86</w:t>
            </w:r>
          </w:p>
        </w:tc>
        <w:tc>
          <w:tcPr>
            <w:tcW w:w="1628" w:type="dxa"/>
            <w:tcBorders/>
          </w:tcPr>
          <w:p>
            <w:pPr>
              <w:pStyle w:val="Normal"/>
              <w:spacing w:lineRule="auto" w:line="240" w:before="0" w:after="0"/>
              <w:ind w:hanging="0" w:left="104"/>
              <w:jc w:val="left"/>
              <w:rPr>
                <w:sz w:val="22"/>
              </w:rPr>
            </w:pPr>
            <w:r>
              <w:rPr>
                <w:sz w:val="22"/>
              </w:rPr>
              <w:t>69</w:t>
            </w:r>
          </w:p>
        </w:tc>
        <w:tc>
          <w:tcPr>
            <w:tcW w:w="1171" w:type="dxa"/>
            <w:tcBorders/>
          </w:tcPr>
          <w:p>
            <w:pPr>
              <w:pStyle w:val="Normal"/>
              <w:spacing w:lineRule="auto" w:line="240" w:before="0" w:after="0"/>
              <w:ind w:hanging="0" w:left="0"/>
              <w:jc w:val="left"/>
              <w:rPr>
                <w:sz w:val="22"/>
              </w:rPr>
            </w:pPr>
            <w:r>
              <w:rPr>
                <w:sz w:val="22"/>
              </w:rPr>
              <w:t>1974</w:t>
            </w:r>
          </w:p>
        </w:tc>
      </w:tr>
      <w:tr>
        <w:trPr>
          <w:trHeight w:val="457" w:hRule="atLeast"/>
        </w:trPr>
        <w:tc>
          <w:tcPr>
            <w:tcW w:w="2159" w:type="dxa"/>
            <w:tcBorders/>
          </w:tcPr>
          <w:p>
            <w:pPr>
              <w:pStyle w:val="Normal"/>
              <w:spacing w:lineRule="auto" w:line="240" w:before="0" w:after="0"/>
              <w:ind w:hanging="0" w:left="120"/>
              <w:jc w:val="left"/>
              <w:rPr>
                <w:sz w:val="22"/>
              </w:rPr>
            </w:pPr>
            <w:r>
              <w:rPr>
                <w:sz w:val="22"/>
              </w:rPr>
              <w:t>PCPG</w:t>
            </w:r>
          </w:p>
        </w:tc>
        <w:tc>
          <w:tcPr>
            <w:tcW w:w="1170" w:type="dxa"/>
            <w:tcBorders/>
          </w:tcPr>
          <w:p>
            <w:pPr>
              <w:pStyle w:val="Normal"/>
              <w:spacing w:lineRule="auto" w:line="240" w:before="0" w:after="0"/>
              <w:ind w:hanging="0" w:left="506"/>
              <w:jc w:val="center"/>
              <w:rPr>
                <w:sz w:val="22"/>
              </w:rPr>
            </w:pPr>
            <w:r>
              <w:rPr>
                <w:sz w:val="22"/>
              </w:rPr>
              <w:t>0</w:t>
            </w:r>
          </w:p>
        </w:tc>
        <w:tc>
          <w:tcPr>
            <w:tcW w:w="1354" w:type="dxa"/>
            <w:tcBorders/>
          </w:tcPr>
          <w:p>
            <w:pPr>
              <w:pStyle w:val="Normal"/>
              <w:spacing w:lineRule="auto" w:line="240" w:before="0" w:after="0"/>
              <w:ind w:hanging="0" w:left="419"/>
              <w:jc w:val="center"/>
              <w:rPr>
                <w:sz w:val="22"/>
              </w:rPr>
            </w:pPr>
            <w:r>
              <w:rPr>
                <w:sz w:val="22"/>
              </w:rPr>
              <w:t>0</w:t>
            </w:r>
          </w:p>
        </w:tc>
        <w:tc>
          <w:tcPr>
            <w:tcW w:w="1171" w:type="dxa"/>
            <w:tcBorders/>
          </w:tcPr>
          <w:p>
            <w:pPr>
              <w:pStyle w:val="Normal"/>
              <w:spacing w:lineRule="auto" w:line="240" w:before="0" w:after="0"/>
              <w:ind w:hanging="0" w:left="0"/>
              <w:jc w:val="left"/>
              <w:rPr>
                <w:sz w:val="22"/>
              </w:rPr>
            </w:pPr>
            <w:r>
              <w:rPr>
                <w:sz w:val="22"/>
              </w:rPr>
              <w:t>11378</w:t>
            </w:r>
          </w:p>
        </w:tc>
        <w:tc>
          <w:tcPr>
            <w:tcW w:w="896" w:type="dxa"/>
            <w:tcBorders/>
          </w:tcPr>
          <w:p>
            <w:pPr>
              <w:pStyle w:val="Normal"/>
              <w:spacing w:lineRule="auto" w:line="240" w:before="0" w:after="0"/>
              <w:ind w:hanging="0" w:left="196"/>
              <w:jc w:val="left"/>
              <w:rPr>
                <w:sz w:val="22"/>
              </w:rPr>
            </w:pPr>
            <w:r>
              <w:rPr>
                <w:sz w:val="22"/>
              </w:rPr>
              <w:t>88</w:t>
            </w:r>
          </w:p>
        </w:tc>
        <w:tc>
          <w:tcPr>
            <w:tcW w:w="1628" w:type="dxa"/>
            <w:tcBorders/>
          </w:tcPr>
          <w:p>
            <w:pPr>
              <w:pStyle w:val="Normal"/>
              <w:spacing w:lineRule="auto" w:line="240" w:before="0" w:after="0"/>
              <w:ind w:hanging="0" w:left="104"/>
              <w:jc w:val="left"/>
              <w:rPr>
                <w:sz w:val="22"/>
              </w:rPr>
            </w:pPr>
            <w:r>
              <w:rPr>
                <w:sz w:val="22"/>
              </w:rPr>
              <w:t>227</w:t>
            </w:r>
          </w:p>
        </w:tc>
        <w:tc>
          <w:tcPr>
            <w:tcW w:w="1171" w:type="dxa"/>
            <w:tcBorders/>
          </w:tcPr>
          <w:p>
            <w:pPr>
              <w:pStyle w:val="Normal"/>
              <w:spacing w:lineRule="auto" w:line="240" w:before="0" w:after="0"/>
              <w:ind w:hanging="0" w:left="0"/>
              <w:jc w:val="left"/>
              <w:rPr>
                <w:sz w:val="22"/>
              </w:rPr>
            </w:pPr>
            <w:r>
              <w:rPr>
                <w:sz w:val="22"/>
              </w:rPr>
              <w:t>2060</w:t>
            </w:r>
          </w:p>
        </w:tc>
      </w:tr>
      <w:tr>
        <w:trPr>
          <w:trHeight w:val="271" w:hRule="atLeast"/>
        </w:trPr>
        <w:tc>
          <w:tcPr>
            <w:tcW w:w="2159" w:type="dxa"/>
            <w:tcBorders/>
          </w:tcPr>
          <w:p>
            <w:pPr>
              <w:pStyle w:val="Normal"/>
              <w:spacing w:lineRule="auto" w:line="240" w:before="0" w:after="0"/>
              <w:ind w:hanging="0" w:left="120"/>
              <w:jc w:val="left"/>
              <w:rPr>
                <w:sz w:val="22"/>
              </w:rPr>
            </w:pPr>
            <w:r>
              <w:rPr>
                <w:sz w:val="22"/>
              </w:rPr>
              <w:t>PRAD</w:t>
            </w:r>
          </w:p>
        </w:tc>
        <w:tc>
          <w:tcPr>
            <w:tcW w:w="1170" w:type="dxa"/>
            <w:tcBorders/>
          </w:tcPr>
          <w:p>
            <w:pPr>
              <w:pStyle w:val="Normal"/>
              <w:spacing w:lineRule="auto" w:line="240" w:before="0" w:after="0"/>
              <w:ind w:hanging="0" w:left="88"/>
              <w:jc w:val="left"/>
              <w:rPr>
                <w:sz w:val="22"/>
              </w:rPr>
            </w:pPr>
            <w:r>
              <w:rPr>
                <w:sz w:val="22"/>
              </w:rPr>
              <w:t>1113</w:t>
            </w:r>
          </w:p>
        </w:tc>
        <w:tc>
          <w:tcPr>
            <w:tcW w:w="1354" w:type="dxa"/>
            <w:tcBorders/>
          </w:tcPr>
          <w:p>
            <w:pPr>
              <w:pStyle w:val="Normal"/>
              <w:spacing w:lineRule="auto" w:line="240" w:before="0" w:after="0"/>
              <w:ind w:hanging="0" w:left="42"/>
              <w:jc w:val="left"/>
              <w:rPr>
                <w:sz w:val="22"/>
              </w:rPr>
            </w:pPr>
            <w:r>
              <w:rPr>
                <w:sz w:val="22"/>
              </w:rPr>
              <w:t>518</w:t>
            </w:r>
          </w:p>
        </w:tc>
        <w:tc>
          <w:tcPr>
            <w:tcW w:w="1171" w:type="dxa"/>
            <w:tcBorders/>
          </w:tcPr>
          <w:p>
            <w:pPr>
              <w:pStyle w:val="Normal"/>
              <w:spacing w:lineRule="auto" w:line="240" w:before="0" w:after="0"/>
              <w:ind w:hanging="0" w:left="0"/>
              <w:jc w:val="left"/>
              <w:rPr>
                <w:sz w:val="22"/>
              </w:rPr>
            </w:pPr>
            <w:r>
              <w:rPr>
                <w:sz w:val="22"/>
              </w:rPr>
              <w:t>10518</w:t>
            </w:r>
          </w:p>
        </w:tc>
        <w:tc>
          <w:tcPr>
            <w:tcW w:w="896" w:type="dxa"/>
            <w:tcBorders/>
          </w:tcPr>
          <w:p>
            <w:pPr>
              <w:pStyle w:val="Normal"/>
              <w:spacing w:lineRule="auto" w:line="240" w:before="0" w:after="0"/>
              <w:ind w:hanging="0" w:left="196"/>
              <w:jc w:val="left"/>
              <w:rPr>
                <w:sz w:val="22"/>
              </w:rPr>
            </w:pPr>
            <w:r>
              <w:rPr>
                <w:sz w:val="22"/>
              </w:rPr>
              <w:t>195</w:t>
            </w:r>
          </w:p>
        </w:tc>
        <w:tc>
          <w:tcPr>
            <w:tcW w:w="1628" w:type="dxa"/>
            <w:tcBorders/>
          </w:tcPr>
          <w:p>
            <w:pPr>
              <w:pStyle w:val="Normal"/>
              <w:spacing w:lineRule="auto" w:line="240" w:before="0" w:after="0"/>
              <w:ind w:hanging="0" w:left="104"/>
              <w:jc w:val="left"/>
              <w:rPr>
                <w:sz w:val="22"/>
              </w:rPr>
            </w:pPr>
            <w:r>
              <w:rPr>
                <w:sz w:val="22"/>
              </w:rPr>
              <w:t>73</w:t>
            </w:r>
          </w:p>
        </w:tc>
        <w:tc>
          <w:tcPr>
            <w:tcW w:w="1171" w:type="dxa"/>
            <w:tcBorders/>
          </w:tcPr>
          <w:p>
            <w:pPr>
              <w:pStyle w:val="Normal"/>
              <w:spacing w:lineRule="auto" w:line="240" w:before="0" w:after="0"/>
              <w:ind w:hanging="0" w:left="0"/>
              <w:jc w:val="left"/>
              <w:rPr>
                <w:sz w:val="22"/>
              </w:rPr>
            </w:pPr>
            <w:r>
              <w:rPr>
                <w:sz w:val="22"/>
              </w:rPr>
              <w:t>1971</w:t>
            </w:r>
          </w:p>
        </w:tc>
      </w:tr>
      <w:tr>
        <w:trPr>
          <w:trHeight w:val="271" w:hRule="atLeast"/>
        </w:trPr>
        <w:tc>
          <w:tcPr>
            <w:tcW w:w="2159" w:type="dxa"/>
            <w:tcBorders/>
          </w:tcPr>
          <w:p>
            <w:pPr>
              <w:pStyle w:val="Normal"/>
              <w:spacing w:lineRule="auto" w:line="240" w:before="0" w:after="0"/>
              <w:ind w:hanging="0" w:left="120"/>
              <w:jc w:val="left"/>
              <w:rPr>
                <w:sz w:val="22"/>
              </w:rPr>
            </w:pPr>
            <w:r>
              <w:rPr>
                <w:sz w:val="22"/>
              </w:rPr>
              <w:t>READ</w:t>
            </w:r>
          </w:p>
        </w:tc>
        <w:tc>
          <w:tcPr>
            <w:tcW w:w="1170" w:type="dxa"/>
            <w:tcBorders/>
          </w:tcPr>
          <w:p>
            <w:pPr>
              <w:pStyle w:val="Normal"/>
              <w:spacing w:lineRule="auto" w:line="240" w:before="0" w:after="0"/>
              <w:ind w:hanging="0" w:left="88"/>
              <w:jc w:val="left"/>
              <w:rPr>
                <w:sz w:val="22"/>
              </w:rPr>
            </w:pPr>
            <w:r>
              <w:rPr>
                <w:sz w:val="22"/>
              </w:rPr>
              <w:t>639</w:t>
            </w:r>
          </w:p>
        </w:tc>
        <w:tc>
          <w:tcPr>
            <w:tcW w:w="1354" w:type="dxa"/>
            <w:tcBorders/>
          </w:tcPr>
          <w:p>
            <w:pPr>
              <w:pStyle w:val="Normal"/>
              <w:spacing w:lineRule="auto" w:line="240" w:before="0" w:after="0"/>
              <w:ind w:hanging="0" w:left="42"/>
              <w:jc w:val="left"/>
              <w:rPr>
                <w:sz w:val="22"/>
              </w:rPr>
            </w:pPr>
            <w:r>
              <w:rPr>
                <w:sz w:val="22"/>
              </w:rPr>
              <w:t>1156</w:t>
            </w:r>
          </w:p>
        </w:tc>
        <w:tc>
          <w:tcPr>
            <w:tcW w:w="1171" w:type="dxa"/>
            <w:tcBorders/>
          </w:tcPr>
          <w:p>
            <w:pPr>
              <w:pStyle w:val="Normal"/>
              <w:spacing w:lineRule="auto" w:line="240" w:before="0" w:after="0"/>
              <w:ind w:hanging="0" w:left="0"/>
              <w:jc w:val="left"/>
              <w:rPr>
                <w:sz w:val="22"/>
              </w:rPr>
            </w:pPr>
            <w:r>
              <w:rPr>
                <w:sz w:val="22"/>
              </w:rPr>
              <w:t>11323</w:t>
            </w:r>
          </w:p>
        </w:tc>
        <w:tc>
          <w:tcPr>
            <w:tcW w:w="896" w:type="dxa"/>
            <w:tcBorders/>
          </w:tcPr>
          <w:p>
            <w:pPr>
              <w:pStyle w:val="Normal"/>
              <w:spacing w:lineRule="auto" w:line="240" w:before="0" w:after="0"/>
              <w:ind w:hanging="0" w:left="196"/>
              <w:jc w:val="left"/>
              <w:rPr>
                <w:sz w:val="22"/>
              </w:rPr>
            </w:pPr>
            <w:r>
              <w:rPr>
                <w:sz w:val="22"/>
              </w:rPr>
              <w:t>91</w:t>
            </w:r>
          </w:p>
        </w:tc>
        <w:tc>
          <w:tcPr>
            <w:tcW w:w="1628" w:type="dxa"/>
            <w:tcBorders/>
          </w:tcPr>
          <w:p>
            <w:pPr>
              <w:pStyle w:val="Normal"/>
              <w:spacing w:lineRule="auto" w:line="240" w:before="0" w:after="0"/>
              <w:ind w:hanging="0" w:left="104"/>
              <w:jc w:val="left"/>
              <w:rPr>
                <w:sz w:val="22"/>
              </w:rPr>
            </w:pPr>
            <w:r>
              <w:rPr>
                <w:sz w:val="22"/>
              </w:rPr>
              <w:t>301</w:t>
            </w:r>
          </w:p>
        </w:tc>
        <w:tc>
          <w:tcPr>
            <w:tcW w:w="1171" w:type="dxa"/>
            <w:tcBorders/>
          </w:tcPr>
          <w:p>
            <w:pPr>
              <w:pStyle w:val="Normal"/>
              <w:spacing w:lineRule="auto" w:line="240" w:before="0" w:after="0"/>
              <w:ind w:hanging="0" w:left="0"/>
              <w:jc w:val="left"/>
              <w:rPr>
                <w:sz w:val="22"/>
              </w:rPr>
            </w:pPr>
            <w:r>
              <w:rPr>
                <w:sz w:val="22"/>
              </w:rPr>
              <w:t>2053</w:t>
            </w:r>
          </w:p>
        </w:tc>
      </w:tr>
      <w:tr>
        <w:trPr>
          <w:trHeight w:val="271" w:hRule="atLeast"/>
        </w:trPr>
        <w:tc>
          <w:tcPr>
            <w:tcW w:w="2159" w:type="dxa"/>
            <w:tcBorders/>
          </w:tcPr>
          <w:p>
            <w:pPr>
              <w:pStyle w:val="Normal"/>
              <w:spacing w:lineRule="auto" w:line="240" w:before="0" w:after="0"/>
              <w:ind w:hanging="0" w:left="120"/>
              <w:jc w:val="left"/>
              <w:rPr>
                <w:sz w:val="22"/>
              </w:rPr>
            </w:pPr>
            <w:r>
              <w:rPr>
                <w:sz w:val="22"/>
              </w:rPr>
              <w:t>SARC</w:t>
            </w:r>
          </w:p>
        </w:tc>
        <w:tc>
          <w:tcPr>
            <w:tcW w:w="1170" w:type="dxa"/>
            <w:tcBorders/>
          </w:tcPr>
          <w:p>
            <w:pPr>
              <w:pStyle w:val="Normal"/>
              <w:spacing w:lineRule="auto" w:line="240" w:before="0" w:after="0"/>
              <w:ind w:hanging="0" w:left="506"/>
              <w:jc w:val="center"/>
              <w:rPr>
                <w:sz w:val="22"/>
              </w:rPr>
            </w:pPr>
            <w:r>
              <w:rPr>
                <w:sz w:val="22"/>
              </w:rPr>
              <w:t>0</w:t>
            </w:r>
          </w:p>
        </w:tc>
        <w:tc>
          <w:tcPr>
            <w:tcW w:w="1354" w:type="dxa"/>
            <w:tcBorders/>
          </w:tcPr>
          <w:p>
            <w:pPr>
              <w:pStyle w:val="Normal"/>
              <w:spacing w:lineRule="auto" w:line="240" w:before="0" w:after="0"/>
              <w:ind w:hanging="0" w:left="419"/>
              <w:jc w:val="center"/>
              <w:rPr>
                <w:sz w:val="22"/>
              </w:rPr>
            </w:pPr>
            <w:r>
              <w:rPr>
                <w:sz w:val="22"/>
              </w:rPr>
              <w:t>0</w:t>
            </w:r>
          </w:p>
        </w:tc>
        <w:tc>
          <w:tcPr>
            <w:tcW w:w="1171" w:type="dxa"/>
            <w:tcBorders/>
          </w:tcPr>
          <w:p>
            <w:pPr>
              <w:pStyle w:val="Normal"/>
              <w:spacing w:lineRule="auto" w:line="240" w:before="0" w:after="0"/>
              <w:ind w:hanging="0" w:left="0"/>
              <w:jc w:val="left"/>
              <w:rPr>
                <w:sz w:val="22"/>
              </w:rPr>
            </w:pPr>
            <w:r>
              <w:rPr>
                <w:sz w:val="22"/>
              </w:rPr>
              <w:t>9627</w:t>
            </w:r>
          </w:p>
        </w:tc>
        <w:tc>
          <w:tcPr>
            <w:tcW w:w="896" w:type="dxa"/>
            <w:tcBorders/>
          </w:tcPr>
          <w:p>
            <w:pPr>
              <w:pStyle w:val="Normal"/>
              <w:spacing w:lineRule="auto" w:line="240" w:before="0" w:after="0"/>
              <w:ind w:hanging="0" w:left="246"/>
              <w:jc w:val="center"/>
              <w:rPr>
                <w:sz w:val="22"/>
              </w:rPr>
            </w:pPr>
            <w:r>
              <w:rPr>
                <w:sz w:val="22"/>
              </w:rPr>
              <w:t>23</w:t>
            </w:r>
          </w:p>
        </w:tc>
        <w:tc>
          <w:tcPr>
            <w:tcW w:w="1628" w:type="dxa"/>
            <w:tcBorders/>
          </w:tcPr>
          <w:p>
            <w:pPr>
              <w:pStyle w:val="Normal"/>
              <w:spacing w:lineRule="auto" w:line="240" w:before="0" w:after="0"/>
              <w:ind w:hanging="0" w:left="104"/>
              <w:jc w:val="left"/>
              <w:rPr>
                <w:sz w:val="22"/>
              </w:rPr>
            </w:pPr>
            <w:r>
              <w:rPr>
                <w:sz w:val="22"/>
              </w:rPr>
              <w:t>69</w:t>
            </w:r>
          </w:p>
        </w:tc>
        <w:tc>
          <w:tcPr>
            <w:tcW w:w="1171" w:type="dxa"/>
            <w:tcBorders/>
          </w:tcPr>
          <w:p>
            <w:pPr>
              <w:pStyle w:val="Normal"/>
              <w:spacing w:lineRule="auto" w:line="240" w:before="0" w:after="0"/>
              <w:ind w:hanging="0" w:left="0"/>
              <w:jc w:val="left"/>
              <w:rPr>
                <w:sz w:val="22"/>
              </w:rPr>
            </w:pPr>
            <w:r>
              <w:rPr>
                <w:sz w:val="22"/>
              </w:rPr>
              <w:t>1881</w:t>
            </w:r>
          </w:p>
        </w:tc>
      </w:tr>
      <w:tr>
        <w:trPr>
          <w:trHeight w:val="311" w:hRule="atLeast"/>
        </w:trPr>
        <w:tc>
          <w:tcPr>
            <w:tcW w:w="2159" w:type="dxa"/>
            <w:tcBorders/>
          </w:tcPr>
          <w:p>
            <w:pPr>
              <w:pStyle w:val="Normal"/>
              <w:spacing w:lineRule="auto" w:line="240" w:before="0" w:after="0"/>
              <w:ind w:hanging="0" w:left="120"/>
              <w:jc w:val="left"/>
              <w:rPr>
                <w:sz w:val="22"/>
              </w:rPr>
            </w:pPr>
            <w:r>
              <w:rPr>
                <w:sz w:val="22"/>
              </w:rPr>
              <w:t>STAD</w:t>
            </w:r>
          </w:p>
        </w:tc>
        <w:tc>
          <w:tcPr>
            <w:tcW w:w="1170" w:type="dxa"/>
            <w:tcBorders/>
          </w:tcPr>
          <w:p>
            <w:pPr>
              <w:pStyle w:val="Normal"/>
              <w:spacing w:lineRule="auto" w:line="240" w:before="0" w:after="0"/>
              <w:ind w:hanging="0" w:left="506"/>
              <w:jc w:val="center"/>
              <w:rPr>
                <w:sz w:val="22"/>
              </w:rPr>
            </w:pPr>
            <w:r>
              <w:rPr>
                <w:sz w:val="22"/>
              </w:rPr>
              <w:t>0</w:t>
            </w:r>
          </w:p>
        </w:tc>
        <w:tc>
          <w:tcPr>
            <w:tcW w:w="1354" w:type="dxa"/>
            <w:tcBorders/>
          </w:tcPr>
          <w:p>
            <w:pPr>
              <w:pStyle w:val="Normal"/>
              <w:spacing w:lineRule="auto" w:line="240" w:before="0" w:after="0"/>
              <w:ind w:hanging="0" w:left="419"/>
              <w:jc w:val="center"/>
              <w:rPr>
                <w:sz w:val="22"/>
              </w:rPr>
            </w:pPr>
            <w:r>
              <w:rPr>
                <w:sz w:val="22"/>
              </w:rPr>
              <w:t>0</w:t>
            </w:r>
          </w:p>
        </w:tc>
        <w:tc>
          <w:tcPr>
            <w:tcW w:w="1171" w:type="dxa"/>
            <w:tcBorders/>
          </w:tcPr>
          <w:p>
            <w:pPr>
              <w:pStyle w:val="Normal"/>
              <w:spacing w:lineRule="auto" w:line="240" w:before="0" w:after="0"/>
              <w:ind w:hanging="0" w:left="0"/>
              <w:jc w:val="left"/>
              <w:rPr>
                <w:sz w:val="22"/>
              </w:rPr>
            </w:pPr>
            <w:r>
              <w:rPr>
                <w:sz w:val="22"/>
              </w:rPr>
              <w:t>9600</w:t>
            </w:r>
          </w:p>
        </w:tc>
        <w:tc>
          <w:tcPr>
            <w:tcW w:w="896" w:type="dxa"/>
            <w:tcBorders/>
          </w:tcPr>
          <w:p>
            <w:pPr>
              <w:pStyle w:val="Normal"/>
              <w:spacing w:lineRule="auto" w:line="240" w:before="0" w:after="0"/>
              <w:ind w:hanging="0" w:left="246"/>
              <w:jc w:val="center"/>
              <w:rPr>
                <w:sz w:val="22"/>
              </w:rPr>
            </w:pPr>
            <w:r>
              <w:rPr>
                <w:sz w:val="22"/>
              </w:rPr>
              <w:t>16</w:t>
            </w:r>
          </w:p>
        </w:tc>
        <w:tc>
          <w:tcPr>
            <w:tcW w:w="1628" w:type="dxa"/>
            <w:tcBorders/>
          </w:tcPr>
          <w:p>
            <w:pPr>
              <w:pStyle w:val="Normal"/>
              <w:spacing w:lineRule="auto" w:line="240" w:before="0" w:after="0"/>
              <w:ind w:hanging="0" w:left="154"/>
              <w:jc w:val="center"/>
              <w:rPr>
                <w:sz w:val="22"/>
              </w:rPr>
            </w:pPr>
            <w:r>
              <w:rPr>
                <w:sz w:val="22"/>
              </w:rPr>
              <w:t>23</w:t>
            </w:r>
          </w:p>
        </w:tc>
        <w:tc>
          <w:tcPr>
            <w:tcW w:w="1171" w:type="dxa"/>
            <w:tcBorders/>
          </w:tcPr>
          <w:p>
            <w:pPr>
              <w:pStyle w:val="Normal"/>
              <w:spacing w:lineRule="auto" w:line="240" w:before="0" w:after="0"/>
              <w:ind w:hanging="0" w:left="0"/>
              <w:jc w:val="left"/>
              <w:rPr>
                <w:sz w:val="22"/>
              </w:rPr>
            </w:pPr>
            <w:r>
              <w:rPr>
                <w:sz w:val="22"/>
              </w:rPr>
              <w:t>1887</w:t>
            </w:r>
          </w:p>
        </w:tc>
      </w:tr>
      <w:tr>
        <w:trPr>
          <w:trHeight w:val="271" w:hRule="atLeast"/>
        </w:trPr>
        <w:tc>
          <w:tcPr>
            <w:tcW w:w="2159" w:type="dxa"/>
            <w:tcBorders/>
          </w:tcPr>
          <w:p>
            <w:pPr>
              <w:pStyle w:val="Normal"/>
              <w:spacing w:lineRule="auto" w:line="240" w:before="0" w:after="0"/>
              <w:ind w:hanging="0" w:left="120"/>
              <w:jc w:val="left"/>
              <w:rPr>
                <w:sz w:val="22"/>
              </w:rPr>
            </w:pPr>
            <w:r>
              <w:rPr>
                <w:sz w:val="22"/>
              </w:rPr>
              <w:t>SKCM</w:t>
            </w:r>
          </w:p>
        </w:tc>
        <w:tc>
          <w:tcPr>
            <w:tcW w:w="1170" w:type="dxa"/>
            <w:tcBorders/>
          </w:tcPr>
          <w:p>
            <w:pPr>
              <w:pStyle w:val="Normal"/>
              <w:spacing w:lineRule="auto" w:line="240" w:before="0" w:after="0"/>
              <w:ind w:hanging="0" w:left="506"/>
              <w:jc w:val="center"/>
              <w:rPr>
                <w:sz w:val="22"/>
              </w:rPr>
            </w:pPr>
            <w:r>
              <w:rPr>
                <w:sz w:val="22"/>
              </w:rPr>
              <w:t>0</w:t>
            </w:r>
          </w:p>
        </w:tc>
        <w:tc>
          <w:tcPr>
            <w:tcW w:w="1354" w:type="dxa"/>
            <w:tcBorders/>
          </w:tcPr>
          <w:p>
            <w:pPr>
              <w:pStyle w:val="Normal"/>
              <w:spacing w:lineRule="auto" w:line="240" w:before="0" w:after="0"/>
              <w:ind w:hanging="0" w:left="419"/>
              <w:jc w:val="center"/>
              <w:rPr>
                <w:sz w:val="22"/>
              </w:rPr>
            </w:pPr>
            <w:r>
              <w:rPr>
                <w:sz w:val="22"/>
              </w:rPr>
              <w:t>0</w:t>
            </w:r>
          </w:p>
        </w:tc>
        <w:tc>
          <w:tcPr>
            <w:tcW w:w="1171" w:type="dxa"/>
            <w:tcBorders/>
          </w:tcPr>
          <w:p>
            <w:pPr>
              <w:pStyle w:val="Normal"/>
              <w:spacing w:lineRule="auto" w:line="240" w:before="0" w:after="0"/>
              <w:ind w:hanging="0" w:left="0"/>
              <w:jc w:val="left"/>
              <w:rPr>
                <w:sz w:val="22"/>
              </w:rPr>
            </w:pPr>
            <w:r>
              <w:rPr>
                <w:sz w:val="22"/>
              </w:rPr>
              <w:t>10157</w:t>
            </w:r>
          </w:p>
        </w:tc>
        <w:tc>
          <w:tcPr>
            <w:tcW w:w="896" w:type="dxa"/>
            <w:tcBorders/>
          </w:tcPr>
          <w:p>
            <w:pPr>
              <w:pStyle w:val="Normal"/>
              <w:spacing w:lineRule="auto" w:line="240" w:before="0" w:after="0"/>
              <w:ind w:hanging="0" w:left="197"/>
              <w:jc w:val="left"/>
              <w:rPr>
                <w:sz w:val="22"/>
              </w:rPr>
            </w:pPr>
            <w:r>
              <w:rPr>
                <w:sz w:val="22"/>
              </w:rPr>
              <w:t>112</w:t>
            </w:r>
          </w:p>
        </w:tc>
        <w:tc>
          <w:tcPr>
            <w:tcW w:w="1628" w:type="dxa"/>
            <w:tcBorders/>
          </w:tcPr>
          <w:p>
            <w:pPr>
              <w:pStyle w:val="Normal"/>
              <w:spacing w:lineRule="auto" w:line="240" w:before="0" w:after="0"/>
              <w:ind w:hanging="0" w:left="104"/>
              <w:jc w:val="left"/>
              <w:rPr>
                <w:sz w:val="22"/>
              </w:rPr>
            </w:pPr>
            <w:r>
              <w:rPr>
                <w:sz w:val="22"/>
              </w:rPr>
              <w:t>67</w:t>
            </w:r>
          </w:p>
        </w:tc>
        <w:tc>
          <w:tcPr>
            <w:tcW w:w="1171" w:type="dxa"/>
            <w:tcBorders/>
          </w:tcPr>
          <w:p>
            <w:pPr>
              <w:pStyle w:val="Normal"/>
              <w:spacing w:lineRule="auto" w:line="240" w:before="0" w:after="0"/>
              <w:ind w:hanging="0" w:left="0"/>
              <w:jc w:val="left"/>
              <w:rPr>
                <w:sz w:val="22"/>
              </w:rPr>
            </w:pPr>
            <w:r>
              <w:rPr>
                <w:sz w:val="22"/>
              </w:rPr>
              <w:t>1922</w:t>
            </w:r>
          </w:p>
        </w:tc>
      </w:tr>
      <w:tr>
        <w:trPr>
          <w:trHeight w:val="271" w:hRule="atLeast"/>
        </w:trPr>
        <w:tc>
          <w:tcPr>
            <w:tcW w:w="2159" w:type="dxa"/>
            <w:tcBorders/>
          </w:tcPr>
          <w:p>
            <w:pPr>
              <w:pStyle w:val="Normal"/>
              <w:spacing w:lineRule="auto" w:line="240" w:before="0" w:after="0"/>
              <w:ind w:hanging="0" w:left="120"/>
              <w:jc w:val="left"/>
              <w:rPr>
                <w:sz w:val="22"/>
              </w:rPr>
            </w:pPr>
            <w:r>
              <w:rPr>
                <w:sz w:val="22"/>
              </w:rPr>
              <w:t>KIRP</w:t>
            </w:r>
          </w:p>
        </w:tc>
        <w:tc>
          <w:tcPr>
            <w:tcW w:w="1170" w:type="dxa"/>
            <w:tcBorders/>
          </w:tcPr>
          <w:p>
            <w:pPr>
              <w:pStyle w:val="Normal"/>
              <w:spacing w:lineRule="auto" w:line="240" w:before="0" w:after="0"/>
              <w:ind w:hanging="0" w:left="88"/>
              <w:jc w:val="left"/>
              <w:rPr>
                <w:sz w:val="22"/>
              </w:rPr>
            </w:pPr>
            <w:r>
              <w:rPr>
                <w:sz w:val="22"/>
              </w:rPr>
              <w:t>1108</w:t>
            </w:r>
          </w:p>
        </w:tc>
        <w:tc>
          <w:tcPr>
            <w:tcW w:w="1354" w:type="dxa"/>
            <w:tcBorders/>
          </w:tcPr>
          <w:p>
            <w:pPr>
              <w:pStyle w:val="Normal"/>
              <w:spacing w:lineRule="auto" w:line="240" w:before="0" w:after="0"/>
              <w:ind w:hanging="0" w:left="42"/>
              <w:jc w:val="left"/>
              <w:rPr>
                <w:sz w:val="22"/>
              </w:rPr>
            </w:pPr>
            <w:r>
              <w:rPr>
                <w:sz w:val="22"/>
              </w:rPr>
              <w:t>323</w:t>
            </w:r>
          </w:p>
        </w:tc>
        <w:tc>
          <w:tcPr>
            <w:tcW w:w="1171" w:type="dxa"/>
            <w:tcBorders/>
          </w:tcPr>
          <w:p>
            <w:pPr>
              <w:pStyle w:val="Normal"/>
              <w:spacing w:lineRule="auto" w:line="240" w:before="0" w:after="0"/>
              <w:ind w:hanging="0" w:left="0"/>
              <w:jc w:val="left"/>
              <w:rPr>
                <w:sz w:val="22"/>
              </w:rPr>
            </w:pPr>
            <w:r>
              <w:rPr>
                <w:sz w:val="22"/>
              </w:rPr>
              <w:t>10820</w:t>
            </w:r>
          </w:p>
        </w:tc>
        <w:tc>
          <w:tcPr>
            <w:tcW w:w="896" w:type="dxa"/>
            <w:tcBorders/>
          </w:tcPr>
          <w:p>
            <w:pPr>
              <w:pStyle w:val="Normal"/>
              <w:spacing w:lineRule="auto" w:line="240" w:before="0" w:after="0"/>
              <w:ind w:hanging="0" w:left="196"/>
              <w:jc w:val="left"/>
              <w:rPr>
                <w:sz w:val="22"/>
              </w:rPr>
            </w:pPr>
            <w:r>
              <w:rPr>
                <w:sz w:val="22"/>
              </w:rPr>
              <w:t>176</w:t>
            </w:r>
          </w:p>
        </w:tc>
        <w:tc>
          <w:tcPr>
            <w:tcW w:w="1628" w:type="dxa"/>
            <w:tcBorders/>
          </w:tcPr>
          <w:p>
            <w:pPr>
              <w:pStyle w:val="Normal"/>
              <w:spacing w:lineRule="auto" w:line="240" w:before="0" w:after="0"/>
              <w:ind w:hanging="0" w:left="154"/>
              <w:jc w:val="center"/>
              <w:rPr>
                <w:sz w:val="22"/>
              </w:rPr>
            </w:pPr>
            <w:r>
              <w:rPr>
                <w:sz w:val="22"/>
              </w:rPr>
              <w:t>47</w:t>
            </w:r>
          </w:p>
        </w:tc>
        <w:tc>
          <w:tcPr>
            <w:tcW w:w="1171" w:type="dxa"/>
            <w:tcBorders/>
          </w:tcPr>
          <w:p>
            <w:pPr>
              <w:pStyle w:val="Normal"/>
              <w:spacing w:lineRule="auto" w:line="240" w:before="0" w:after="0"/>
              <w:ind w:hanging="0" w:left="0"/>
              <w:jc w:val="left"/>
              <w:rPr>
                <w:sz w:val="22"/>
              </w:rPr>
            </w:pPr>
            <w:r>
              <w:rPr>
                <w:sz w:val="22"/>
              </w:rPr>
              <w:t>2015</w:t>
            </w:r>
          </w:p>
        </w:tc>
      </w:tr>
      <w:tr>
        <w:trPr>
          <w:trHeight w:val="271" w:hRule="atLeast"/>
        </w:trPr>
        <w:tc>
          <w:tcPr>
            <w:tcW w:w="2159" w:type="dxa"/>
            <w:tcBorders/>
          </w:tcPr>
          <w:p>
            <w:pPr>
              <w:pStyle w:val="Normal"/>
              <w:spacing w:lineRule="auto" w:line="240" w:before="0" w:after="0"/>
              <w:ind w:hanging="0" w:left="120"/>
              <w:jc w:val="left"/>
              <w:rPr>
                <w:sz w:val="22"/>
              </w:rPr>
            </w:pPr>
            <w:r>
              <w:rPr>
                <w:sz w:val="22"/>
              </w:rPr>
              <w:t>THYM</w:t>
            </w:r>
          </w:p>
        </w:tc>
        <w:tc>
          <w:tcPr>
            <w:tcW w:w="1170" w:type="dxa"/>
            <w:tcBorders/>
          </w:tcPr>
          <w:p>
            <w:pPr>
              <w:pStyle w:val="Normal"/>
              <w:spacing w:lineRule="auto" w:line="240" w:before="0" w:after="0"/>
              <w:ind w:hanging="0" w:left="506"/>
              <w:jc w:val="center"/>
              <w:rPr>
                <w:sz w:val="22"/>
              </w:rPr>
            </w:pPr>
            <w:r>
              <w:rPr>
                <w:sz w:val="22"/>
              </w:rPr>
              <w:t>0</w:t>
            </w:r>
          </w:p>
        </w:tc>
        <w:tc>
          <w:tcPr>
            <w:tcW w:w="1354" w:type="dxa"/>
            <w:tcBorders/>
          </w:tcPr>
          <w:p>
            <w:pPr>
              <w:pStyle w:val="Normal"/>
              <w:spacing w:lineRule="auto" w:line="240" w:before="0" w:after="0"/>
              <w:ind w:hanging="0" w:left="419"/>
              <w:jc w:val="center"/>
              <w:rPr>
                <w:sz w:val="22"/>
              </w:rPr>
            </w:pPr>
            <w:r>
              <w:rPr>
                <w:sz w:val="22"/>
              </w:rPr>
              <w:t>0</w:t>
            </w:r>
          </w:p>
        </w:tc>
        <w:tc>
          <w:tcPr>
            <w:tcW w:w="1171" w:type="dxa"/>
            <w:tcBorders/>
          </w:tcPr>
          <w:p>
            <w:pPr>
              <w:pStyle w:val="Normal"/>
              <w:spacing w:lineRule="auto" w:line="240" w:before="0" w:after="0"/>
              <w:ind w:hanging="0" w:left="0"/>
              <w:jc w:val="left"/>
              <w:rPr>
                <w:sz w:val="22"/>
              </w:rPr>
            </w:pPr>
            <w:r>
              <w:rPr>
                <w:sz w:val="22"/>
              </w:rPr>
              <w:t>10980</w:t>
            </w:r>
          </w:p>
        </w:tc>
        <w:tc>
          <w:tcPr>
            <w:tcW w:w="896" w:type="dxa"/>
            <w:tcBorders/>
          </w:tcPr>
          <w:p>
            <w:pPr>
              <w:pStyle w:val="Normal"/>
              <w:spacing w:lineRule="auto" w:line="240" w:before="0" w:after="0"/>
              <w:ind w:hanging="0" w:left="356"/>
              <w:jc w:val="center"/>
              <w:rPr>
                <w:sz w:val="22"/>
              </w:rPr>
            </w:pPr>
            <w:r>
              <w:rPr>
                <w:sz w:val="22"/>
              </w:rPr>
              <w:t>1</w:t>
            </w:r>
          </w:p>
        </w:tc>
        <w:tc>
          <w:tcPr>
            <w:tcW w:w="1628" w:type="dxa"/>
            <w:tcBorders/>
          </w:tcPr>
          <w:p>
            <w:pPr>
              <w:pStyle w:val="Normal"/>
              <w:spacing w:lineRule="auto" w:line="240" w:before="0" w:after="0"/>
              <w:ind w:hanging="0" w:left="372"/>
              <w:jc w:val="center"/>
              <w:rPr>
                <w:sz w:val="22"/>
              </w:rPr>
            </w:pPr>
            <w:r>
              <w:rPr>
                <w:sz w:val="22"/>
              </w:rPr>
              <w:t>0</w:t>
            </w:r>
          </w:p>
        </w:tc>
        <w:tc>
          <w:tcPr>
            <w:tcW w:w="1171" w:type="dxa"/>
            <w:tcBorders/>
          </w:tcPr>
          <w:p>
            <w:pPr>
              <w:pStyle w:val="Normal"/>
              <w:spacing w:lineRule="auto" w:line="240" w:before="0" w:after="0"/>
              <w:ind w:hanging="0" w:left="0"/>
              <w:jc w:val="left"/>
              <w:rPr>
                <w:sz w:val="22"/>
              </w:rPr>
            </w:pPr>
            <w:r>
              <w:rPr>
                <w:sz w:val="22"/>
              </w:rPr>
              <w:t>2026</w:t>
            </w:r>
          </w:p>
        </w:tc>
      </w:tr>
      <w:tr>
        <w:trPr>
          <w:trHeight w:val="271" w:hRule="atLeast"/>
        </w:trPr>
        <w:tc>
          <w:tcPr>
            <w:tcW w:w="2159" w:type="dxa"/>
            <w:tcBorders/>
          </w:tcPr>
          <w:p>
            <w:pPr>
              <w:pStyle w:val="Normal"/>
              <w:spacing w:lineRule="auto" w:line="240" w:before="0" w:after="0"/>
              <w:ind w:hanging="0" w:left="120"/>
              <w:jc w:val="left"/>
              <w:rPr>
                <w:sz w:val="22"/>
              </w:rPr>
            </w:pPr>
            <w:r>
              <w:rPr>
                <w:sz w:val="22"/>
              </w:rPr>
              <w:t>KIRC</w:t>
            </w:r>
          </w:p>
        </w:tc>
        <w:tc>
          <w:tcPr>
            <w:tcW w:w="1170" w:type="dxa"/>
            <w:tcBorders/>
          </w:tcPr>
          <w:p>
            <w:pPr>
              <w:pStyle w:val="Normal"/>
              <w:spacing w:lineRule="auto" w:line="240" w:before="0" w:after="0"/>
              <w:ind w:hanging="0" w:left="87"/>
              <w:jc w:val="left"/>
              <w:rPr>
                <w:sz w:val="22"/>
              </w:rPr>
            </w:pPr>
            <w:r>
              <w:rPr>
                <w:sz w:val="22"/>
              </w:rPr>
              <w:t>642</w:t>
            </w:r>
          </w:p>
        </w:tc>
        <w:tc>
          <w:tcPr>
            <w:tcW w:w="1354" w:type="dxa"/>
            <w:tcBorders/>
          </w:tcPr>
          <w:p>
            <w:pPr>
              <w:pStyle w:val="Normal"/>
              <w:spacing w:lineRule="auto" w:line="240" w:before="0" w:after="0"/>
              <w:ind w:hanging="0" w:left="42"/>
              <w:jc w:val="left"/>
              <w:rPr>
                <w:sz w:val="22"/>
              </w:rPr>
            </w:pPr>
            <w:r>
              <w:rPr>
                <w:sz w:val="22"/>
              </w:rPr>
              <w:t>748</w:t>
            </w:r>
          </w:p>
        </w:tc>
        <w:tc>
          <w:tcPr>
            <w:tcW w:w="1171" w:type="dxa"/>
            <w:tcBorders/>
          </w:tcPr>
          <w:p>
            <w:pPr>
              <w:pStyle w:val="Normal"/>
              <w:spacing w:lineRule="auto" w:line="240" w:before="0" w:after="0"/>
              <w:ind w:hanging="0" w:left="0"/>
              <w:jc w:val="left"/>
              <w:rPr>
                <w:sz w:val="22"/>
              </w:rPr>
            </w:pPr>
            <w:r>
              <w:rPr>
                <w:sz w:val="22"/>
              </w:rPr>
              <w:t>10134</w:t>
            </w:r>
          </w:p>
        </w:tc>
        <w:tc>
          <w:tcPr>
            <w:tcW w:w="896" w:type="dxa"/>
            <w:tcBorders/>
          </w:tcPr>
          <w:p>
            <w:pPr>
              <w:pStyle w:val="Normal"/>
              <w:spacing w:lineRule="auto" w:line="240" w:before="0" w:after="0"/>
              <w:ind w:hanging="0" w:left="196"/>
              <w:jc w:val="left"/>
              <w:rPr>
                <w:sz w:val="22"/>
              </w:rPr>
            </w:pPr>
            <w:r>
              <w:rPr>
                <w:sz w:val="22"/>
              </w:rPr>
              <w:t>78</w:t>
            </w:r>
          </w:p>
        </w:tc>
        <w:tc>
          <w:tcPr>
            <w:tcW w:w="1628" w:type="dxa"/>
            <w:tcBorders/>
          </w:tcPr>
          <w:p>
            <w:pPr>
              <w:pStyle w:val="Normal"/>
              <w:spacing w:lineRule="auto" w:line="240" w:before="0" w:after="0"/>
              <w:ind w:hanging="0" w:left="104"/>
              <w:jc w:val="left"/>
              <w:rPr>
                <w:sz w:val="22"/>
              </w:rPr>
            </w:pPr>
            <w:r>
              <w:rPr>
                <w:sz w:val="22"/>
              </w:rPr>
              <w:t>98</w:t>
            </w:r>
          </w:p>
        </w:tc>
        <w:tc>
          <w:tcPr>
            <w:tcW w:w="1171" w:type="dxa"/>
            <w:tcBorders/>
          </w:tcPr>
          <w:p>
            <w:pPr>
              <w:pStyle w:val="Normal"/>
              <w:spacing w:lineRule="auto" w:line="240" w:before="0" w:after="0"/>
              <w:ind w:hanging="0" w:left="0"/>
              <w:jc w:val="left"/>
              <w:rPr>
                <w:sz w:val="22"/>
              </w:rPr>
            </w:pPr>
            <w:r>
              <w:rPr>
                <w:sz w:val="22"/>
              </w:rPr>
              <w:t>1941</w:t>
            </w:r>
          </w:p>
        </w:tc>
      </w:tr>
      <w:tr>
        <w:trPr>
          <w:trHeight w:val="275" w:hRule="atLeast"/>
        </w:trPr>
        <w:tc>
          <w:tcPr>
            <w:tcW w:w="2159" w:type="dxa"/>
            <w:tcBorders>
              <w:bottom w:val="single" w:sz="4" w:space="0" w:color="000000"/>
            </w:tcBorders>
          </w:tcPr>
          <w:p>
            <w:pPr>
              <w:pStyle w:val="Normal"/>
              <w:spacing w:lineRule="auto" w:line="240" w:before="0" w:after="0"/>
              <w:ind w:hanging="0" w:left="120"/>
              <w:jc w:val="left"/>
              <w:rPr>
                <w:sz w:val="22"/>
              </w:rPr>
            </w:pPr>
            <w:r>
              <w:rPr>
                <w:sz w:val="22"/>
              </w:rPr>
              <w:t>UCEC</w:t>
            </w:r>
          </w:p>
        </w:tc>
        <w:tc>
          <w:tcPr>
            <w:tcW w:w="1170" w:type="dxa"/>
            <w:tcBorders>
              <w:bottom w:val="single" w:sz="4" w:space="0" w:color="000000"/>
            </w:tcBorders>
          </w:tcPr>
          <w:p>
            <w:pPr>
              <w:pStyle w:val="Normal"/>
              <w:spacing w:lineRule="auto" w:line="240" w:before="0" w:after="0"/>
              <w:ind w:hanging="0" w:left="87"/>
              <w:jc w:val="left"/>
              <w:rPr>
                <w:sz w:val="22"/>
              </w:rPr>
            </w:pPr>
            <w:r>
              <w:rPr>
                <w:sz w:val="22"/>
              </w:rPr>
              <w:t>1047</w:t>
            </w:r>
          </w:p>
        </w:tc>
        <w:tc>
          <w:tcPr>
            <w:tcW w:w="1354" w:type="dxa"/>
            <w:tcBorders>
              <w:bottom w:val="single" w:sz="4" w:space="0" w:color="000000"/>
            </w:tcBorders>
          </w:tcPr>
          <w:p>
            <w:pPr>
              <w:pStyle w:val="Normal"/>
              <w:spacing w:lineRule="auto" w:line="240" w:before="0" w:after="0"/>
              <w:ind w:hanging="0" w:left="42"/>
              <w:jc w:val="left"/>
              <w:rPr>
                <w:sz w:val="22"/>
              </w:rPr>
            </w:pPr>
            <w:r>
              <w:rPr>
                <w:sz w:val="22"/>
              </w:rPr>
              <w:t>1207</w:t>
            </w:r>
          </w:p>
        </w:tc>
        <w:tc>
          <w:tcPr>
            <w:tcW w:w="1171" w:type="dxa"/>
            <w:tcBorders>
              <w:bottom w:val="single" w:sz="4" w:space="0" w:color="000000"/>
            </w:tcBorders>
          </w:tcPr>
          <w:p>
            <w:pPr>
              <w:pStyle w:val="Normal"/>
              <w:spacing w:lineRule="auto" w:line="240" w:before="0" w:after="0"/>
              <w:ind w:hanging="0" w:left="0"/>
              <w:jc w:val="left"/>
              <w:rPr>
                <w:sz w:val="22"/>
              </w:rPr>
            </w:pPr>
            <w:r>
              <w:rPr>
                <w:sz w:val="22"/>
              </w:rPr>
              <w:t>9782</w:t>
            </w:r>
          </w:p>
        </w:tc>
        <w:tc>
          <w:tcPr>
            <w:tcW w:w="896" w:type="dxa"/>
            <w:tcBorders>
              <w:bottom w:val="single" w:sz="4" w:space="0" w:color="000000"/>
            </w:tcBorders>
          </w:tcPr>
          <w:p>
            <w:pPr>
              <w:pStyle w:val="Normal"/>
              <w:spacing w:lineRule="auto" w:line="240" w:before="0" w:after="0"/>
              <w:ind w:hanging="0" w:left="197"/>
              <w:jc w:val="left"/>
              <w:rPr>
                <w:sz w:val="22"/>
              </w:rPr>
            </w:pPr>
            <w:r>
              <w:rPr>
                <w:sz w:val="22"/>
              </w:rPr>
              <w:t>175</w:t>
            </w:r>
          </w:p>
        </w:tc>
        <w:tc>
          <w:tcPr>
            <w:tcW w:w="1628" w:type="dxa"/>
            <w:tcBorders>
              <w:bottom w:val="single" w:sz="4" w:space="0" w:color="000000"/>
            </w:tcBorders>
          </w:tcPr>
          <w:p>
            <w:pPr>
              <w:pStyle w:val="Normal"/>
              <w:spacing w:lineRule="auto" w:line="240" w:before="0" w:after="0"/>
              <w:ind w:hanging="0" w:left="103"/>
              <w:jc w:val="left"/>
              <w:rPr>
                <w:sz w:val="22"/>
              </w:rPr>
            </w:pPr>
            <w:r>
              <w:rPr>
                <w:sz w:val="22"/>
              </w:rPr>
              <w:t>294</w:t>
            </w:r>
          </w:p>
        </w:tc>
        <w:tc>
          <w:tcPr>
            <w:tcW w:w="1171" w:type="dxa"/>
            <w:tcBorders>
              <w:bottom w:val="single" w:sz="4" w:space="0" w:color="000000"/>
            </w:tcBorders>
          </w:tcPr>
          <w:p>
            <w:pPr>
              <w:pStyle w:val="Normal"/>
              <w:spacing w:lineRule="auto" w:line="240" w:before="0" w:after="0"/>
              <w:ind w:hanging="0" w:left="0"/>
              <w:jc w:val="left"/>
              <w:rPr>
                <w:sz w:val="22"/>
              </w:rPr>
            </w:pPr>
            <w:r>
              <w:rPr>
                <w:sz w:val="22"/>
              </w:rPr>
              <w:t>1910</w:t>
            </w:r>
          </w:p>
        </w:tc>
      </w:tr>
    </w:tbl>
    <w:p>
      <w:pPr>
        <w:pStyle w:val="Normal"/>
        <w:spacing w:lineRule="auto" w:line="264" w:before="0" w:after="473"/>
        <w:ind w:hanging="0" w:left="0"/>
        <w:jc w:val="left"/>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ind w:hanging="0" w:left="-5"/>
        <w:rPr/>
      </w:pPr>
      <w:r>
        <w:rPr/>
        <w:t>Table 3.</w:t>
      </w:r>
      <w:r>
        <w:rPr/>
        <w:t>4</w:t>
      </w:r>
      <w:r>
        <w:rPr/>
        <w:t xml:space="preserve">: Summary of </w:t>
      </w:r>
      <w:r>
        <w:rPr/>
        <w:t xml:space="preserve">significantly </w:t>
      </w:r>
      <w:r>
        <w:rPr/>
        <w:t xml:space="preserve">differentially methylated CpG sites (DMCs) and differentially methylated regions (DMRs) </w:t>
      </w:r>
      <w:r>
        <w:rPr/>
        <w:t xml:space="preserve">in miRNA </w:t>
      </w:r>
      <w:r>
        <w:rPr/>
        <w:t>promoters region</w:t>
      </w:r>
      <w:r>
        <w:rPr/>
        <w:t xml:space="preserve">. </w:t>
      </w:r>
    </w:p>
    <w:tbl>
      <w:tblPr>
        <w:tblW w:w="9549" w:type="dxa"/>
        <w:jc w:val="left"/>
        <w:tblInd w:w="60" w:type="dxa"/>
        <w:tblLayout w:type="fixed"/>
        <w:tblCellMar>
          <w:top w:w="38" w:type="dxa"/>
          <w:left w:w="0" w:type="dxa"/>
          <w:bottom w:w="0" w:type="dxa"/>
          <w:right w:w="119" w:type="dxa"/>
        </w:tblCellMar>
      </w:tblPr>
      <w:tblGrid>
        <w:gridCol w:w="2159"/>
        <w:gridCol w:w="1170"/>
        <w:gridCol w:w="1354"/>
        <w:gridCol w:w="1171"/>
        <w:gridCol w:w="896"/>
        <w:gridCol w:w="1628"/>
        <w:gridCol w:w="1171"/>
      </w:tblGrid>
      <w:tr>
        <w:trPr>
          <w:trHeight w:val="274" w:hRule="atLeast"/>
        </w:trPr>
        <w:tc>
          <w:tcPr>
            <w:tcW w:w="2159" w:type="dxa"/>
            <w:tcBorders>
              <w:top w:val="single" w:sz="4" w:space="0" w:color="000000"/>
            </w:tcBorders>
          </w:tcPr>
          <w:p>
            <w:pPr>
              <w:pStyle w:val="Normal"/>
              <w:spacing w:lineRule="auto" w:line="240" w:before="0" w:after="0"/>
              <w:ind w:hanging="0" w:left="120"/>
              <w:jc w:val="left"/>
              <w:rPr>
                <w:b/>
                <w:sz w:val="22"/>
              </w:rPr>
            </w:pPr>
            <w:r>
              <w:rPr>
                <w:b/>
                <w:sz w:val="22"/>
              </w:rPr>
              <w:t>Cancer Type</w:t>
            </w:r>
          </w:p>
        </w:tc>
        <w:tc>
          <w:tcPr>
            <w:tcW w:w="1170" w:type="dxa"/>
            <w:tcBorders>
              <w:top w:val="single" w:sz="4" w:space="0" w:color="000000"/>
            </w:tcBorders>
          </w:tcPr>
          <w:p>
            <w:pPr>
              <w:pStyle w:val="Normal"/>
              <w:spacing w:lineRule="auto" w:line="240" w:before="0" w:after="160"/>
              <w:ind w:hanging="0" w:left="0"/>
              <w:jc w:val="left"/>
              <w:rPr/>
            </w:pPr>
            <w:r>
              <w:rPr/>
            </w:r>
          </w:p>
        </w:tc>
        <w:tc>
          <w:tcPr>
            <w:tcW w:w="1354" w:type="dxa"/>
            <w:tcBorders>
              <w:top w:val="single" w:sz="4" w:space="0" w:color="000000"/>
            </w:tcBorders>
          </w:tcPr>
          <w:p>
            <w:pPr>
              <w:pStyle w:val="Normal"/>
              <w:spacing w:lineRule="auto" w:line="240" w:before="0" w:after="0"/>
              <w:ind w:hanging="0" w:left="0"/>
              <w:rPr>
                <w:b/>
                <w:sz w:val="22"/>
              </w:rPr>
            </w:pPr>
            <w:r>
              <w:rPr>
                <w:b/>
                <w:sz w:val="22"/>
              </w:rPr>
              <w:t>DMCs</w:t>
            </w:r>
          </w:p>
        </w:tc>
        <w:tc>
          <w:tcPr>
            <w:tcW w:w="1171" w:type="dxa"/>
            <w:tcBorders>
              <w:top w:val="single" w:sz="4" w:space="0" w:color="000000"/>
            </w:tcBorders>
          </w:tcPr>
          <w:p>
            <w:pPr>
              <w:pStyle w:val="Normal"/>
              <w:spacing w:lineRule="auto" w:line="240" w:before="0" w:after="160"/>
              <w:ind w:hanging="0" w:left="0"/>
              <w:jc w:val="left"/>
              <w:rPr/>
            </w:pPr>
            <w:r>
              <w:rPr/>
            </w:r>
          </w:p>
        </w:tc>
        <w:tc>
          <w:tcPr>
            <w:tcW w:w="2524" w:type="dxa"/>
            <w:gridSpan w:val="2"/>
            <w:tcBorders>
              <w:top w:val="single" w:sz="4" w:space="0" w:color="000000"/>
            </w:tcBorders>
          </w:tcPr>
          <w:p>
            <w:pPr>
              <w:pStyle w:val="Normal"/>
              <w:spacing w:lineRule="auto" w:line="240" w:before="0" w:after="0"/>
              <w:ind w:hanging="0" w:left="830"/>
              <w:jc w:val="left"/>
              <w:rPr>
                <w:b/>
                <w:sz w:val="22"/>
              </w:rPr>
            </w:pPr>
            <w:r>
              <w:rPr>
                <w:b/>
                <w:sz w:val="22"/>
              </w:rPr>
              <w:t>DMRs</w:t>
            </w:r>
          </w:p>
        </w:tc>
        <w:tc>
          <w:tcPr>
            <w:tcW w:w="1171" w:type="dxa"/>
            <w:tcBorders>
              <w:top w:val="single" w:sz="4" w:space="0" w:color="000000"/>
            </w:tcBorders>
          </w:tcPr>
          <w:p>
            <w:pPr>
              <w:pStyle w:val="Normal"/>
              <w:spacing w:lineRule="auto" w:line="240" w:before="0" w:after="160"/>
              <w:ind w:hanging="0" w:left="0"/>
              <w:jc w:val="left"/>
              <w:rPr/>
            </w:pPr>
            <w:r>
              <w:rPr/>
            </w:r>
          </w:p>
        </w:tc>
      </w:tr>
      <w:tr>
        <w:trPr>
          <w:trHeight w:val="276" w:hRule="atLeast"/>
        </w:trPr>
        <w:tc>
          <w:tcPr>
            <w:tcW w:w="2159" w:type="dxa"/>
            <w:tcBorders>
              <w:bottom w:val="single" w:sz="4" w:space="0" w:color="000000"/>
            </w:tcBorders>
          </w:tcPr>
          <w:p>
            <w:pPr>
              <w:pStyle w:val="Normal"/>
              <w:spacing w:lineRule="auto" w:line="240" w:before="0" w:after="0"/>
              <w:ind w:hanging="0" w:left="120"/>
              <w:jc w:val="left"/>
              <w:rPr>
                <w:sz w:val="22"/>
              </w:rPr>
            </w:pPr>
            <w:r>
              <w:rPr>
                <w:sz w:val="22"/>
              </w:rPr>
            </w:r>
          </w:p>
        </w:tc>
        <w:tc>
          <w:tcPr>
            <w:tcW w:w="1170" w:type="dxa"/>
            <w:tcBorders>
              <w:bottom w:val="single" w:sz="4" w:space="0" w:color="000000"/>
            </w:tcBorders>
          </w:tcPr>
          <w:p>
            <w:pPr>
              <w:pStyle w:val="Normal"/>
              <w:spacing w:lineRule="auto" w:line="240" w:before="0" w:after="0"/>
              <w:ind w:hanging="0" w:left="0"/>
              <w:jc w:val="left"/>
              <w:rPr>
                <w:b/>
                <w:sz w:val="22"/>
              </w:rPr>
            </w:pPr>
            <w:r>
              <w:rPr>
                <w:b/>
                <w:sz w:val="22"/>
              </w:rPr>
              <w:t>Hyper</w:t>
            </w:r>
          </w:p>
        </w:tc>
        <w:tc>
          <w:tcPr>
            <w:tcW w:w="1354" w:type="dxa"/>
            <w:tcBorders>
              <w:bottom w:val="single" w:sz="4" w:space="0" w:color="000000"/>
            </w:tcBorders>
          </w:tcPr>
          <w:p>
            <w:pPr>
              <w:pStyle w:val="Normal"/>
              <w:spacing w:lineRule="auto" w:line="240" w:before="0" w:after="0"/>
              <w:ind w:hanging="0" w:left="47"/>
              <w:jc w:val="left"/>
              <w:rPr>
                <w:b/>
                <w:sz w:val="22"/>
              </w:rPr>
            </w:pPr>
            <w:r>
              <w:rPr>
                <w:b/>
                <w:sz w:val="22"/>
              </w:rPr>
              <w:t>Hypo</w:t>
            </w:r>
          </w:p>
        </w:tc>
        <w:tc>
          <w:tcPr>
            <w:tcW w:w="1171" w:type="dxa"/>
            <w:tcBorders>
              <w:bottom w:val="single" w:sz="4" w:space="0" w:color="000000"/>
            </w:tcBorders>
          </w:tcPr>
          <w:p>
            <w:pPr>
              <w:pStyle w:val="Normal"/>
              <w:spacing w:lineRule="auto" w:line="240" w:before="0" w:after="0"/>
              <w:ind w:hanging="0" w:left="147"/>
              <w:jc w:val="left"/>
              <w:rPr>
                <w:b/>
                <w:sz w:val="22"/>
              </w:rPr>
            </w:pPr>
            <w:r>
              <w:rPr>
                <w:b/>
                <w:sz w:val="22"/>
              </w:rPr>
              <w:t>Total</w:t>
            </w:r>
          </w:p>
        </w:tc>
        <w:tc>
          <w:tcPr>
            <w:tcW w:w="896" w:type="dxa"/>
            <w:tcBorders>
              <w:bottom w:val="single" w:sz="4" w:space="0" w:color="000000"/>
            </w:tcBorders>
          </w:tcPr>
          <w:p>
            <w:pPr>
              <w:pStyle w:val="Normal"/>
              <w:spacing w:lineRule="auto" w:line="240" w:before="0" w:after="0"/>
              <w:ind w:hanging="0" w:left="0"/>
              <w:jc w:val="left"/>
              <w:rPr>
                <w:b/>
                <w:sz w:val="22"/>
              </w:rPr>
            </w:pPr>
            <w:r>
              <w:rPr>
                <w:b/>
                <w:sz w:val="22"/>
              </w:rPr>
              <w:t>Hyper</w:t>
            </w:r>
          </w:p>
        </w:tc>
        <w:tc>
          <w:tcPr>
            <w:tcW w:w="1628" w:type="dxa"/>
            <w:tcBorders>
              <w:bottom w:val="single" w:sz="4" w:space="0" w:color="000000"/>
            </w:tcBorders>
          </w:tcPr>
          <w:p>
            <w:pPr>
              <w:pStyle w:val="Normal"/>
              <w:spacing w:lineRule="auto" w:line="240" w:before="0" w:after="0"/>
              <w:ind w:hanging="0" w:left="0"/>
              <w:jc w:val="left"/>
              <w:rPr>
                <w:b/>
                <w:sz w:val="22"/>
              </w:rPr>
            </w:pPr>
            <w:r>
              <w:rPr>
                <w:b/>
                <w:sz w:val="22"/>
              </w:rPr>
              <w:t>Hypo</w:t>
            </w:r>
          </w:p>
        </w:tc>
        <w:tc>
          <w:tcPr>
            <w:tcW w:w="1171" w:type="dxa"/>
            <w:tcBorders>
              <w:bottom w:val="single" w:sz="4" w:space="0" w:color="000000"/>
            </w:tcBorders>
          </w:tcPr>
          <w:p>
            <w:pPr>
              <w:pStyle w:val="Normal"/>
              <w:spacing w:lineRule="auto" w:line="240" w:before="0" w:after="0"/>
              <w:ind w:hanging="0" w:left="38"/>
              <w:jc w:val="left"/>
              <w:rPr>
                <w:b/>
                <w:sz w:val="22"/>
              </w:rPr>
            </w:pPr>
            <w:r>
              <w:rPr>
                <w:b/>
                <w:sz w:val="22"/>
              </w:rPr>
              <w:t>Total</w:t>
            </w:r>
          </w:p>
        </w:tc>
      </w:tr>
      <w:tr>
        <w:trPr>
          <w:trHeight w:val="275" w:hRule="atLeast"/>
        </w:trPr>
        <w:tc>
          <w:tcPr>
            <w:tcW w:w="2159" w:type="dxa"/>
            <w:tcBorders>
              <w:top w:val="single" w:sz="4" w:space="0" w:color="000000"/>
            </w:tcBorders>
          </w:tcPr>
          <w:p>
            <w:pPr>
              <w:pStyle w:val="Normal"/>
              <w:spacing w:lineRule="auto" w:line="240" w:before="0" w:after="0"/>
              <w:ind w:hanging="0" w:left="120"/>
              <w:jc w:val="left"/>
              <w:rPr>
                <w:sz w:val="22"/>
              </w:rPr>
            </w:pPr>
            <w:r>
              <w:rPr>
                <w:sz w:val="22"/>
              </w:rPr>
              <w:t>LIHC</w:t>
            </w:r>
          </w:p>
        </w:tc>
        <w:tc>
          <w:tcPr>
            <w:tcW w:w="1170" w:type="dxa"/>
            <w:tcBorders>
              <w:top w:val="single" w:sz="4" w:space="0" w:color="000000"/>
            </w:tcBorders>
          </w:tcPr>
          <w:p>
            <w:pPr>
              <w:pStyle w:val="Normal"/>
              <w:spacing w:lineRule="auto" w:line="240" w:before="0" w:after="0"/>
              <w:ind w:hanging="0" w:left="88"/>
              <w:jc w:val="left"/>
              <w:rPr>
                <w:sz w:val="22"/>
              </w:rPr>
            </w:pPr>
            <w:r>
              <w:rPr>
                <w:sz w:val="22"/>
              </w:rPr>
              <w:t>49</w:t>
            </w:r>
          </w:p>
        </w:tc>
        <w:tc>
          <w:tcPr>
            <w:tcW w:w="1354" w:type="dxa"/>
            <w:tcBorders>
              <w:top w:val="single" w:sz="4" w:space="0" w:color="000000"/>
            </w:tcBorders>
          </w:tcPr>
          <w:p>
            <w:pPr>
              <w:pStyle w:val="Normal"/>
              <w:spacing w:lineRule="auto" w:line="240" w:before="0" w:after="0"/>
              <w:ind w:hanging="0" w:left="42"/>
              <w:jc w:val="left"/>
              <w:rPr>
                <w:sz w:val="22"/>
              </w:rPr>
            </w:pPr>
            <w:r>
              <w:rPr>
                <w:sz w:val="22"/>
              </w:rPr>
              <w:t>203</w:t>
            </w:r>
          </w:p>
        </w:tc>
        <w:tc>
          <w:tcPr>
            <w:tcW w:w="1171" w:type="dxa"/>
            <w:tcBorders>
              <w:top w:val="single" w:sz="4" w:space="0" w:color="000000"/>
            </w:tcBorders>
          </w:tcPr>
          <w:p>
            <w:pPr>
              <w:pStyle w:val="Normal"/>
              <w:spacing w:lineRule="auto" w:line="240" w:before="0" w:after="0"/>
              <w:ind w:hanging="0" w:left="0"/>
              <w:jc w:val="left"/>
              <w:rPr>
                <w:sz w:val="22"/>
              </w:rPr>
            </w:pPr>
            <w:r>
              <w:rPr>
                <w:sz w:val="22"/>
              </w:rPr>
              <w:t>1170</w:t>
            </w:r>
          </w:p>
        </w:tc>
        <w:tc>
          <w:tcPr>
            <w:tcW w:w="896" w:type="dxa"/>
            <w:tcBorders>
              <w:top w:val="single" w:sz="4" w:space="0" w:color="000000"/>
            </w:tcBorders>
          </w:tcPr>
          <w:p>
            <w:pPr>
              <w:pStyle w:val="Normal"/>
              <w:spacing w:lineRule="auto" w:line="240" w:before="0" w:after="0"/>
              <w:ind w:hanging="0" w:left="196"/>
              <w:jc w:val="left"/>
              <w:rPr>
                <w:sz w:val="22"/>
              </w:rPr>
            </w:pPr>
            <w:r>
              <w:rPr>
                <w:sz w:val="22"/>
              </w:rPr>
              <w:t>29</w:t>
            </w:r>
          </w:p>
        </w:tc>
        <w:tc>
          <w:tcPr>
            <w:tcW w:w="1628" w:type="dxa"/>
            <w:tcBorders>
              <w:top w:val="single" w:sz="4" w:space="0" w:color="000000"/>
            </w:tcBorders>
          </w:tcPr>
          <w:p>
            <w:pPr>
              <w:pStyle w:val="Normal"/>
              <w:spacing w:lineRule="auto" w:line="240" w:before="0" w:after="0"/>
              <w:ind w:hanging="0" w:left="104"/>
              <w:jc w:val="left"/>
              <w:rPr>
                <w:sz w:val="22"/>
              </w:rPr>
            </w:pPr>
            <w:r>
              <w:rPr>
                <w:sz w:val="22"/>
              </w:rPr>
              <w:t>103</w:t>
            </w:r>
          </w:p>
        </w:tc>
        <w:tc>
          <w:tcPr>
            <w:tcW w:w="1171" w:type="dxa"/>
            <w:tcBorders>
              <w:top w:val="single" w:sz="4" w:space="0" w:color="000000"/>
            </w:tcBorders>
          </w:tcPr>
          <w:p>
            <w:pPr>
              <w:pStyle w:val="Normal"/>
              <w:spacing w:lineRule="auto" w:line="240" w:before="0" w:after="0"/>
              <w:ind w:hanging="0" w:left="0"/>
              <w:jc w:val="left"/>
              <w:rPr>
                <w:sz w:val="22"/>
              </w:rPr>
            </w:pPr>
            <w:r>
              <w:rPr>
                <w:sz w:val="22"/>
              </w:rPr>
              <w:t>935</w:t>
            </w:r>
          </w:p>
        </w:tc>
      </w:tr>
      <w:tr>
        <w:trPr>
          <w:trHeight w:val="271" w:hRule="atLeast"/>
        </w:trPr>
        <w:tc>
          <w:tcPr>
            <w:tcW w:w="2159" w:type="dxa"/>
            <w:tcBorders/>
          </w:tcPr>
          <w:p>
            <w:pPr>
              <w:pStyle w:val="Normal"/>
              <w:spacing w:lineRule="auto" w:line="240" w:before="0" w:after="0"/>
              <w:ind w:hanging="0" w:left="120"/>
              <w:jc w:val="left"/>
              <w:rPr>
                <w:sz w:val="22"/>
              </w:rPr>
            </w:pPr>
            <w:r>
              <w:rPr>
                <w:sz w:val="22"/>
              </w:rPr>
              <w:t>BRCA</w:t>
            </w:r>
          </w:p>
        </w:tc>
        <w:tc>
          <w:tcPr>
            <w:tcW w:w="1170" w:type="dxa"/>
            <w:tcBorders/>
          </w:tcPr>
          <w:p>
            <w:pPr>
              <w:pStyle w:val="Normal"/>
              <w:spacing w:lineRule="auto" w:line="240" w:before="0" w:after="0"/>
              <w:ind w:hanging="0" w:left="88"/>
              <w:jc w:val="left"/>
              <w:rPr>
                <w:sz w:val="22"/>
              </w:rPr>
            </w:pPr>
            <w:r>
              <w:rPr>
                <w:sz w:val="22"/>
              </w:rPr>
              <w:t>109</w:t>
            </w:r>
          </w:p>
        </w:tc>
        <w:tc>
          <w:tcPr>
            <w:tcW w:w="1354" w:type="dxa"/>
            <w:tcBorders/>
          </w:tcPr>
          <w:p>
            <w:pPr>
              <w:pStyle w:val="Normal"/>
              <w:spacing w:lineRule="auto" w:line="240" w:before="0" w:after="0"/>
              <w:ind w:hanging="0" w:left="41"/>
              <w:jc w:val="left"/>
              <w:rPr>
                <w:sz w:val="22"/>
              </w:rPr>
            </w:pPr>
            <w:r>
              <w:rPr>
                <w:sz w:val="22"/>
              </w:rPr>
              <w:t>81</w:t>
            </w:r>
          </w:p>
        </w:tc>
        <w:tc>
          <w:tcPr>
            <w:tcW w:w="1171" w:type="dxa"/>
            <w:tcBorders/>
          </w:tcPr>
          <w:p>
            <w:pPr>
              <w:pStyle w:val="Normal"/>
              <w:spacing w:lineRule="auto" w:line="240" w:before="0" w:after="0"/>
              <w:ind w:hanging="0" w:left="0"/>
              <w:jc w:val="left"/>
              <w:rPr>
                <w:sz w:val="22"/>
              </w:rPr>
            </w:pPr>
            <w:r>
              <w:rPr>
                <w:sz w:val="22"/>
              </w:rPr>
              <w:t>1155</w:t>
            </w:r>
          </w:p>
        </w:tc>
        <w:tc>
          <w:tcPr>
            <w:tcW w:w="896" w:type="dxa"/>
            <w:tcBorders/>
          </w:tcPr>
          <w:p>
            <w:pPr>
              <w:pStyle w:val="Normal"/>
              <w:spacing w:lineRule="auto" w:line="240" w:before="0" w:after="0"/>
              <w:ind w:hanging="0" w:left="197"/>
              <w:jc w:val="left"/>
              <w:rPr>
                <w:sz w:val="22"/>
              </w:rPr>
            </w:pPr>
            <w:r>
              <w:rPr>
                <w:sz w:val="22"/>
              </w:rPr>
              <w:t>72</w:t>
            </w:r>
          </w:p>
        </w:tc>
        <w:tc>
          <w:tcPr>
            <w:tcW w:w="1628" w:type="dxa"/>
            <w:tcBorders/>
          </w:tcPr>
          <w:p>
            <w:pPr>
              <w:pStyle w:val="Normal"/>
              <w:spacing w:lineRule="auto" w:line="240" w:before="0" w:after="0"/>
              <w:ind w:hanging="0" w:left="104"/>
              <w:jc w:val="left"/>
              <w:rPr>
                <w:sz w:val="22"/>
              </w:rPr>
            </w:pPr>
            <w:r>
              <w:rPr>
                <w:sz w:val="22"/>
              </w:rPr>
              <w:t>48</w:t>
            </w:r>
          </w:p>
        </w:tc>
        <w:tc>
          <w:tcPr>
            <w:tcW w:w="1171" w:type="dxa"/>
            <w:tcBorders/>
          </w:tcPr>
          <w:p>
            <w:pPr>
              <w:pStyle w:val="Normal"/>
              <w:spacing w:lineRule="auto" w:line="240" w:before="0" w:after="0"/>
              <w:ind w:hanging="0" w:left="0"/>
              <w:jc w:val="left"/>
              <w:rPr>
                <w:sz w:val="22"/>
              </w:rPr>
            </w:pPr>
            <w:r>
              <w:rPr>
                <w:sz w:val="22"/>
              </w:rPr>
              <w:t>936</w:t>
            </w:r>
          </w:p>
        </w:tc>
      </w:tr>
      <w:tr>
        <w:trPr>
          <w:trHeight w:val="271" w:hRule="atLeast"/>
        </w:trPr>
        <w:tc>
          <w:tcPr>
            <w:tcW w:w="2159" w:type="dxa"/>
            <w:tcBorders/>
          </w:tcPr>
          <w:p>
            <w:pPr>
              <w:pStyle w:val="Normal"/>
              <w:spacing w:lineRule="auto" w:line="240" w:before="0" w:after="0"/>
              <w:ind w:hanging="0" w:left="120"/>
              <w:jc w:val="left"/>
              <w:rPr>
                <w:sz w:val="22"/>
              </w:rPr>
            </w:pPr>
            <w:r>
              <w:rPr>
                <w:sz w:val="22"/>
              </w:rPr>
              <w:t>BLCA</w:t>
            </w:r>
          </w:p>
        </w:tc>
        <w:tc>
          <w:tcPr>
            <w:tcW w:w="1170" w:type="dxa"/>
            <w:tcBorders/>
          </w:tcPr>
          <w:p>
            <w:pPr>
              <w:pStyle w:val="Normal"/>
              <w:spacing w:lineRule="auto" w:line="240" w:before="0" w:after="0"/>
              <w:ind w:hanging="0" w:left="507"/>
              <w:jc w:val="center"/>
              <w:rPr>
                <w:sz w:val="22"/>
              </w:rPr>
            </w:pPr>
            <w:r>
              <w:rPr>
                <w:sz w:val="22"/>
              </w:rPr>
              <w:t>47</w:t>
            </w:r>
          </w:p>
        </w:tc>
        <w:tc>
          <w:tcPr>
            <w:tcW w:w="1354" w:type="dxa"/>
            <w:tcBorders/>
          </w:tcPr>
          <w:p>
            <w:pPr>
              <w:pStyle w:val="Normal"/>
              <w:spacing w:lineRule="auto" w:line="240" w:before="0" w:after="0"/>
              <w:ind w:hanging="0" w:left="419"/>
              <w:jc w:val="center"/>
              <w:rPr>
                <w:sz w:val="22"/>
              </w:rPr>
            </w:pPr>
            <w:r>
              <w:rPr>
                <w:sz w:val="22"/>
              </w:rPr>
              <w:t>217</w:t>
            </w:r>
          </w:p>
        </w:tc>
        <w:tc>
          <w:tcPr>
            <w:tcW w:w="1171" w:type="dxa"/>
            <w:tcBorders/>
          </w:tcPr>
          <w:p>
            <w:pPr>
              <w:pStyle w:val="Normal"/>
              <w:spacing w:lineRule="auto" w:line="240" w:before="0" w:after="0"/>
              <w:ind w:hanging="0" w:left="0"/>
              <w:jc w:val="left"/>
              <w:rPr>
                <w:sz w:val="22"/>
              </w:rPr>
            </w:pPr>
            <w:r>
              <w:rPr>
                <w:sz w:val="22"/>
              </w:rPr>
              <w:t>1295</w:t>
            </w:r>
          </w:p>
        </w:tc>
        <w:tc>
          <w:tcPr>
            <w:tcW w:w="896" w:type="dxa"/>
            <w:tcBorders/>
          </w:tcPr>
          <w:p>
            <w:pPr>
              <w:pStyle w:val="Normal"/>
              <w:spacing w:lineRule="auto" w:line="240" w:before="0" w:after="0"/>
              <w:ind w:hanging="0" w:left="197"/>
              <w:jc w:val="left"/>
              <w:rPr>
                <w:sz w:val="22"/>
              </w:rPr>
            </w:pPr>
            <w:r>
              <w:rPr>
                <w:sz w:val="22"/>
              </w:rPr>
              <w:t>47</w:t>
            </w:r>
          </w:p>
        </w:tc>
        <w:tc>
          <w:tcPr>
            <w:tcW w:w="1628" w:type="dxa"/>
            <w:tcBorders/>
          </w:tcPr>
          <w:p>
            <w:pPr>
              <w:pStyle w:val="Normal"/>
              <w:spacing w:lineRule="auto" w:line="240" w:before="0" w:after="0"/>
              <w:ind w:hanging="0" w:left="104"/>
              <w:jc w:val="left"/>
              <w:rPr>
                <w:sz w:val="22"/>
              </w:rPr>
            </w:pPr>
            <w:r>
              <w:rPr>
                <w:sz w:val="22"/>
              </w:rPr>
              <w:t>106</w:t>
            </w:r>
          </w:p>
        </w:tc>
        <w:tc>
          <w:tcPr>
            <w:tcW w:w="1171" w:type="dxa"/>
            <w:tcBorders/>
          </w:tcPr>
          <w:p>
            <w:pPr>
              <w:pStyle w:val="Normal"/>
              <w:spacing w:lineRule="auto" w:line="240" w:before="0" w:after="0"/>
              <w:ind w:hanging="0" w:left="0"/>
              <w:jc w:val="left"/>
              <w:rPr>
                <w:sz w:val="22"/>
              </w:rPr>
            </w:pPr>
            <w:r>
              <w:rPr>
                <w:sz w:val="22"/>
              </w:rPr>
              <w:t>941</w:t>
            </w:r>
          </w:p>
        </w:tc>
      </w:tr>
      <w:tr>
        <w:trPr>
          <w:trHeight w:val="271" w:hRule="atLeast"/>
        </w:trPr>
        <w:tc>
          <w:tcPr>
            <w:tcW w:w="2159" w:type="dxa"/>
            <w:tcBorders/>
          </w:tcPr>
          <w:p>
            <w:pPr>
              <w:pStyle w:val="Normal"/>
              <w:spacing w:lineRule="auto" w:line="240" w:before="0" w:after="0"/>
              <w:ind w:hanging="0" w:left="120"/>
              <w:jc w:val="left"/>
              <w:rPr>
                <w:sz w:val="22"/>
              </w:rPr>
            </w:pPr>
            <w:r>
              <w:rPr>
                <w:sz w:val="22"/>
              </w:rPr>
              <w:t>CESC</w:t>
            </w:r>
          </w:p>
        </w:tc>
        <w:tc>
          <w:tcPr>
            <w:tcW w:w="1170" w:type="dxa"/>
            <w:tcBorders/>
          </w:tcPr>
          <w:p>
            <w:pPr>
              <w:pStyle w:val="Normal"/>
              <w:spacing w:lineRule="auto" w:line="240" w:before="0" w:after="0"/>
              <w:ind w:hanging="0" w:left="507"/>
              <w:jc w:val="center"/>
              <w:rPr>
                <w:sz w:val="22"/>
              </w:rPr>
            </w:pPr>
            <w:r>
              <w:rPr>
                <w:sz w:val="22"/>
              </w:rPr>
              <w:t>0</w:t>
            </w:r>
          </w:p>
        </w:tc>
        <w:tc>
          <w:tcPr>
            <w:tcW w:w="1354" w:type="dxa"/>
            <w:tcBorders/>
          </w:tcPr>
          <w:p>
            <w:pPr>
              <w:pStyle w:val="Normal"/>
              <w:spacing w:lineRule="auto" w:line="240" w:before="0" w:after="0"/>
              <w:ind w:hanging="0" w:left="419"/>
              <w:jc w:val="center"/>
              <w:rPr>
                <w:sz w:val="22"/>
              </w:rPr>
            </w:pPr>
            <w:r>
              <w:rPr>
                <w:sz w:val="22"/>
              </w:rPr>
              <w:t>0</w:t>
            </w:r>
          </w:p>
        </w:tc>
        <w:tc>
          <w:tcPr>
            <w:tcW w:w="1171" w:type="dxa"/>
            <w:tcBorders/>
          </w:tcPr>
          <w:p>
            <w:pPr>
              <w:pStyle w:val="Normal"/>
              <w:spacing w:lineRule="auto" w:line="240" w:before="0" w:after="0"/>
              <w:ind w:hanging="0" w:left="0"/>
              <w:jc w:val="left"/>
              <w:rPr>
                <w:sz w:val="22"/>
              </w:rPr>
            </w:pPr>
            <w:r>
              <w:rPr>
                <w:sz w:val="22"/>
              </w:rPr>
              <w:t>1167</w:t>
            </w:r>
          </w:p>
        </w:tc>
        <w:tc>
          <w:tcPr>
            <w:tcW w:w="896" w:type="dxa"/>
            <w:tcBorders/>
          </w:tcPr>
          <w:p>
            <w:pPr>
              <w:pStyle w:val="Normal"/>
              <w:spacing w:lineRule="auto" w:line="240" w:before="0" w:after="0"/>
              <w:ind w:hanging="0" w:left="197"/>
              <w:jc w:val="left"/>
              <w:rPr>
                <w:sz w:val="22"/>
              </w:rPr>
            </w:pPr>
            <w:r>
              <w:rPr>
                <w:sz w:val="22"/>
              </w:rPr>
              <w:t>99</w:t>
            </w:r>
          </w:p>
        </w:tc>
        <w:tc>
          <w:tcPr>
            <w:tcW w:w="1628" w:type="dxa"/>
            <w:tcBorders/>
          </w:tcPr>
          <w:p>
            <w:pPr>
              <w:pStyle w:val="Normal"/>
              <w:spacing w:lineRule="auto" w:line="240" w:before="0" w:after="0"/>
              <w:ind w:hanging="0" w:left="104"/>
              <w:jc w:val="left"/>
              <w:rPr>
                <w:sz w:val="22"/>
              </w:rPr>
            </w:pPr>
            <w:r>
              <w:rPr>
                <w:sz w:val="22"/>
              </w:rPr>
              <w:t>91</w:t>
            </w:r>
          </w:p>
        </w:tc>
        <w:tc>
          <w:tcPr>
            <w:tcW w:w="1171" w:type="dxa"/>
            <w:tcBorders/>
          </w:tcPr>
          <w:p>
            <w:pPr>
              <w:pStyle w:val="Normal"/>
              <w:spacing w:lineRule="auto" w:line="240" w:before="0" w:after="0"/>
              <w:ind w:hanging="0" w:left="0"/>
              <w:jc w:val="left"/>
              <w:rPr>
                <w:sz w:val="22"/>
              </w:rPr>
            </w:pPr>
            <w:r>
              <w:rPr>
                <w:sz w:val="22"/>
              </w:rPr>
              <w:t>955</w:t>
            </w:r>
          </w:p>
        </w:tc>
      </w:tr>
      <w:tr>
        <w:trPr>
          <w:trHeight w:val="271" w:hRule="atLeast"/>
        </w:trPr>
        <w:tc>
          <w:tcPr>
            <w:tcW w:w="2159" w:type="dxa"/>
            <w:tcBorders/>
          </w:tcPr>
          <w:p>
            <w:pPr>
              <w:pStyle w:val="Normal"/>
              <w:spacing w:lineRule="auto" w:line="240" w:before="0" w:after="0"/>
              <w:ind w:hanging="0" w:left="120"/>
              <w:jc w:val="left"/>
              <w:rPr>
                <w:sz w:val="22"/>
              </w:rPr>
            </w:pPr>
            <w:r>
              <w:rPr>
                <w:sz w:val="22"/>
              </w:rPr>
              <w:t>CHOL</w:t>
            </w:r>
          </w:p>
        </w:tc>
        <w:tc>
          <w:tcPr>
            <w:tcW w:w="1170" w:type="dxa"/>
            <w:tcBorders/>
          </w:tcPr>
          <w:p>
            <w:pPr>
              <w:pStyle w:val="Normal"/>
              <w:spacing w:lineRule="auto" w:line="240" w:before="0" w:after="0"/>
              <w:ind w:hanging="0" w:left="87"/>
              <w:jc w:val="left"/>
              <w:rPr>
                <w:sz w:val="22"/>
              </w:rPr>
            </w:pPr>
            <w:r>
              <w:rPr>
                <w:sz w:val="22"/>
              </w:rPr>
              <w:t>69</w:t>
            </w:r>
          </w:p>
        </w:tc>
        <w:tc>
          <w:tcPr>
            <w:tcW w:w="1354" w:type="dxa"/>
            <w:tcBorders/>
          </w:tcPr>
          <w:p>
            <w:pPr>
              <w:pStyle w:val="Normal"/>
              <w:spacing w:lineRule="auto" w:line="240" w:before="0" w:after="0"/>
              <w:ind w:hanging="0" w:left="42"/>
              <w:jc w:val="left"/>
              <w:rPr>
                <w:sz w:val="22"/>
              </w:rPr>
            </w:pPr>
            <w:r>
              <w:rPr>
                <w:sz w:val="22"/>
              </w:rPr>
              <w:t>31</w:t>
            </w:r>
          </w:p>
        </w:tc>
        <w:tc>
          <w:tcPr>
            <w:tcW w:w="1171" w:type="dxa"/>
            <w:tcBorders/>
          </w:tcPr>
          <w:p>
            <w:pPr>
              <w:pStyle w:val="Normal"/>
              <w:spacing w:lineRule="auto" w:line="240" w:before="0" w:after="0"/>
              <w:ind w:hanging="0" w:left="0"/>
              <w:jc w:val="left"/>
              <w:rPr>
                <w:sz w:val="22"/>
              </w:rPr>
            </w:pPr>
            <w:r>
              <w:rPr>
                <w:sz w:val="22"/>
              </w:rPr>
              <w:t>1356</w:t>
            </w:r>
          </w:p>
        </w:tc>
        <w:tc>
          <w:tcPr>
            <w:tcW w:w="896" w:type="dxa"/>
            <w:tcBorders/>
          </w:tcPr>
          <w:p>
            <w:pPr>
              <w:pStyle w:val="Normal"/>
              <w:spacing w:lineRule="auto" w:line="240" w:before="0" w:after="0"/>
              <w:ind w:hanging="0" w:left="197"/>
              <w:jc w:val="left"/>
              <w:rPr>
                <w:sz w:val="22"/>
              </w:rPr>
            </w:pPr>
            <w:r>
              <w:rPr>
                <w:sz w:val="22"/>
              </w:rPr>
              <w:t>83</w:t>
            </w:r>
          </w:p>
        </w:tc>
        <w:tc>
          <w:tcPr>
            <w:tcW w:w="1628" w:type="dxa"/>
            <w:tcBorders/>
          </w:tcPr>
          <w:p>
            <w:pPr>
              <w:pStyle w:val="Normal"/>
              <w:spacing w:lineRule="auto" w:line="240" w:before="0" w:after="0"/>
              <w:ind w:hanging="0" w:left="103"/>
              <w:jc w:val="left"/>
              <w:rPr>
                <w:sz w:val="22"/>
              </w:rPr>
            </w:pPr>
            <w:r>
              <w:rPr>
                <w:sz w:val="22"/>
              </w:rPr>
              <w:t>30</w:t>
            </w:r>
          </w:p>
        </w:tc>
        <w:tc>
          <w:tcPr>
            <w:tcW w:w="1171" w:type="dxa"/>
            <w:tcBorders/>
          </w:tcPr>
          <w:p>
            <w:pPr>
              <w:pStyle w:val="Normal"/>
              <w:spacing w:lineRule="auto" w:line="240" w:before="0" w:after="0"/>
              <w:ind w:hanging="0" w:left="0"/>
              <w:jc w:val="left"/>
              <w:rPr>
                <w:sz w:val="22"/>
              </w:rPr>
            </w:pPr>
            <w:r>
              <w:rPr>
                <w:sz w:val="22"/>
              </w:rPr>
              <w:t>980</w:t>
            </w:r>
          </w:p>
        </w:tc>
      </w:tr>
      <w:tr>
        <w:trPr>
          <w:trHeight w:val="271" w:hRule="atLeast"/>
        </w:trPr>
        <w:tc>
          <w:tcPr>
            <w:tcW w:w="2159" w:type="dxa"/>
            <w:tcBorders/>
          </w:tcPr>
          <w:p>
            <w:pPr>
              <w:pStyle w:val="Normal"/>
              <w:spacing w:lineRule="auto" w:line="240" w:before="0" w:after="0"/>
              <w:ind w:hanging="0" w:left="120"/>
              <w:jc w:val="left"/>
              <w:rPr>
                <w:sz w:val="22"/>
              </w:rPr>
            </w:pPr>
            <w:r>
              <w:rPr>
                <w:sz w:val="22"/>
              </w:rPr>
              <w:t>COAD</w:t>
            </w:r>
          </w:p>
        </w:tc>
        <w:tc>
          <w:tcPr>
            <w:tcW w:w="1170" w:type="dxa"/>
            <w:tcBorders/>
          </w:tcPr>
          <w:p>
            <w:pPr>
              <w:pStyle w:val="Normal"/>
              <w:spacing w:lineRule="auto" w:line="240" w:before="0" w:after="0"/>
              <w:ind w:hanging="0" w:left="87"/>
              <w:jc w:val="left"/>
              <w:rPr>
                <w:sz w:val="22"/>
              </w:rPr>
            </w:pPr>
            <w:r>
              <w:rPr>
                <w:sz w:val="22"/>
              </w:rPr>
              <w:t>74</w:t>
            </w:r>
          </w:p>
        </w:tc>
        <w:tc>
          <w:tcPr>
            <w:tcW w:w="1354" w:type="dxa"/>
            <w:tcBorders/>
          </w:tcPr>
          <w:p>
            <w:pPr>
              <w:pStyle w:val="Normal"/>
              <w:spacing w:lineRule="auto" w:line="240" w:before="0" w:after="0"/>
              <w:ind w:hanging="0" w:left="42"/>
              <w:jc w:val="left"/>
              <w:rPr>
                <w:sz w:val="22"/>
              </w:rPr>
            </w:pPr>
            <w:r>
              <w:rPr>
                <w:sz w:val="22"/>
              </w:rPr>
              <w:t>99</w:t>
            </w:r>
          </w:p>
        </w:tc>
        <w:tc>
          <w:tcPr>
            <w:tcW w:w="1171" w:type="dxa"/>
            <w:tcBorders/>
          </w:tcPr>
          <w:p>
            <w:pPr>
              <w:pStyle w:val="Normal"/>
              <w:spacing w:lineRule="auto" w:line="240" w:before="0" w:after="0"/>
              <w:ind w:hanging="0" w:left="0"/>
              <w:jc w:val="left"/>
              <w:rPr>
                <w:sz w:val="22"/>
              </w:rPr>
            </w:pPr>
            <w:r>
              <w:rPr>
                <w:sz w:val="22"/>
              </w:rPr>
              <w:t>1148</w:t>
            </w:r>
          </w:p>
        </w:tc>
        <w:tc>
          <w:tcPr>
            <w:tcW w:w="896" w:type="dxa"/>
            <w:tcBorders/>
          </w:tcPr>
          <w:p>
            <w:pPr>
              <w:pStyle w:val="Normal"/>
              <w:spacing w:lineRule="auto" w:line="240" w:before="0" w:after="0"/>
              <w:ind w:hanging="0" w:left="197"/>
              <w:jc w:val="left"/>
              <w:rPr>
                <w:sz w:val="22"/>
              </w:rPr>
            </w:pPr>
            <w:r>
              <w:rPr>
                <w:sz w:val="22"/>
              </w:rPr>
              <w:t>75</w:t>
            </w:r>
          </w:p>
        </w:tc>
        <w:tc>
          <w:tcPr>
            <w:tcW w:w="1628" w:type="dxa"/>
            <w:tcBorders/>
          </w:tcPr>
          <w:p>
            <w:pPr>
              <w:pStyle w:val="Normal"/>
              <w:spacing w:lineRule="auto" w:line="240" w:before="0" w:after="0"/>
              <w:ind w:hanging="0" w:left="103"/>
              <w:jc w:val="left"/>
              <w:rPr>
                <w:sz w:val="22"/>
              </w:rPr>
            </w:pPr>
            <w:r>
              <w:rPr>
                <w:sz w:val="22"/>
              </w:rPr>
              <w:t>52</w:t>
            </w:r>
          </w:p>
        </w:tc>
        <w:tc>
          <w:tcPr>
            <w:tcW w:w="1171" w:type="dxa"/>
            <w:tcBorders/>
          </w:tcPr>
          <w:p>
            <w:pPr>
              <w:pStyle w:val="Normal"/>
              <w:spacing w:lineRule="auto" w:line="240" w:before="0" w:after="0"/>
              <w:ind w:hanging="0" w:left="0"/>
              <w:jc w:val="left"/>
              <w:rPr>
                <w:sz w:val="22"/>
              </w:rPr>
            </w:pPr>
            <w:r>
              <w:rPr>
                <w:sz w:val="22"/>
              </w:rPr>
              <w:t>950</w:t>
            </w:r>
          </w:p>
        </w:tc>
      </w:tr>
      <w:tr>
        <w:trPr>
          <w:trHeight w:val="271" w:hRule="atLeast"/>
        </w:trPr>
        <w:tc>
          <w:tcPr>
            <w:tcW w:w="2159" w:type="dxa"/>
            <w:tcBorders/>
          </w:tcPr>
          <w:p>
            <w:pPr>
              <w:pStyle w:val="Normal"/>
              <w:spacing w:lineRule="auto" w:line="240" w:before="0" w:after="0"/>
              <w:ind w:hanging="0" w:left="120"/>
              <w:jc w:val="left"/>
              <w:rPr>
                <w:sz w:val="22"/>
              </w:rPr>
            </w:pPr>
            <w:r>
              <w:rPr>
                <w:sz w:val="22"/>
              </w:rPr>
              <w:t>ESCA</w:t>
            </w:r>
          </w:p>
        </w:tc>
        <w:tc>
          <w:tcPr>
            <w:tcW w:w="1170" w:type="dxa"/>
            <w:tcBorders/>
          </w:tcPr>
          <w:p>
            <w:pPr>
              <w:pStyle w:val="Normal"/>
              <w:spacing w:lineRule="auto" w:line="240" w:before="0" w:after="0"/>
              <w:ind w:hanging="0" w:left="87"/>
              <w:jc w:val="left"/>
              <w:rPr>
                <w:sz w:val="22"/>
              </w:rPr>
            </w:pPr>
            <w:r>
              <w:rPr>
                <w:sz w:val="22"/>
              </w:rPr>
              <w:t>71</w:t>
            </w:r>
          </w:p>
        </w:tc>
        <w:tc>
          <w:tcPr>
            <w:tcW w:w="1354" w:type="dxa"/>
            <w:tcBorders/>
          </w:tcPr>
          <w:p>
            <w:pPr>
              <w:pStyle w:val="Normal"/>
              <w:spacing w:lineRule="auto" w:line="240" w:before="0" w:after="0"/>
              <w:ind w:hanging="0" w:left="42"/>
              <w:jc w:val="left"/>
              <w:rPr>
                <w:sz w:val="22"/>
              </w:rPr>
            </w:pPr>
            <w:r>
              <w:rPr>
                <w:sz w:val="22"/>
              </w:rPr>
              <w:t>101</w:t>
            </w:r>
          </w:p>
        </w:tc>
        <w:tc>
          <w:tcPr>
            <w:tcW w:w="1171" w:type="dxa"/>
            <w:tcBorders/>
          </w:tcPr>
          <w:p>
            <w:pPr>
              <w:pStyle w:val="Normal"/>
              <w:spacing w:lineRule="auto" w:line="240" w:before="0" w:after="0"/>
              <w:ind w:hanging="0" w:left="0"/>
              <w:jc w:val="left"/>
              <w:rPr>
                <w:sz w:val="22"/>
              </w:rPr>
            </w:pPr>
            <w:r>
              <w:rPr>
                <w:sz w:val="22"/>
              </w:rPr>
              <w:t>1327</w:t>
            </w:r>
          </w:p>
        </w:tc>
        <w:tc>
          <w:tcPr>
            <w:tcW w:w="896" w:type="dxa"/>
            <w:tcBorders/>
          </w:tcPr>
          <w:p>
            <w:pPr>
              <w:pStyle w:val="Normal"/>
              <w:spacing w:lineRule="auto" w:line="240" w:before="0" w:after="0"/>
              <w:ind w:hanging="0" w:left="196"/>
              <w:jc w:val="left"/>
              <w:rPr>
                <w:sz w:val="22"/>
              </w:rPr>
            </w:pPr>
            <w:r>
              <w:rPr>
                <w:sz w:val="22"/>
              </w:rPr>
              <w:t>63</w:t>
            </w:r>
          </w:p>
        </w:tc>
        <w:tc>
          <w:tcPr>
            <w:tcW w:w="1628" w:type="dxa"/>
            <w:tcBorders/>
          </w:tcPr>
          <w:p>
            <w:pPr>
              <w:pStyle w:val="Normal"/>
              <w:spacing w:lineRule="auto" w:line="240" w:before="0" w:after="0"/>
              <w:ind w:hanging="0" w:left="104"/>
              <w:jc w:val="left"/>
              <w:rPr>
                <w:sz w:val="22"/>
              </w:rPr>
            </w:pPr>
            <w:r>
              <w:rPr>
                <w:sz w:val="22"/>
              </w:rPr>
              <w:t>51</w:t>
            </w:r>
          </w:p>
        </w:tc>
        <w:tc>
          <w:tcPr>
            <w:tcW w:w="1171" w:type="dxa"/>
            <w:tcBorders/>
          </w:tcPr>
          <w:p>
            <w:pPr>
              <w:pStyle w:val="Normal"/>
              <w:spacing w:lineRule="auto" w:line="240" w:before="0" w:after="0"/>
              <w:ind w:hanging="0" w:left="0"/>
              <w:jc w:val="left"/>
              <w:rPr>
                <w:sz w:val="22"/>
              </w:rPr>
            </w:pPr>
            <w:r>
              <w:rPr>
                <w:sz w:val="22"/>
              </w:rPr>
              <w:t>961</w:t>
            </w:r>
          </w:p>
        </w:tc>
      </w:tr>
      <w:tr>
        <w:trPr>
          <w:trHeight w:val="271" w:hRule="atLeast"/>
        </w:trPr>
        <w:tc>
          <w:tcPr>
            <w:tcW w:w="2159" w:type="dxa"/>
            <w:tcBorders/>
          </w:tcPr>
          <w:p>
            <w:pPr>
              <w:pStyle w:val="Normal"/>
              <w:spacing w:lineRule="auto" w:line="240" w:before="0" w:after="0"/>
              <w:ind w:hanging="0" w:left="120"/>
              <w:jc w:val="left"/>
              <w:rPr>
                <w:sz w:val="22"/>
              </w:rPr>
            </w:pPr>
            <w:r>
              <w:rPr>
                <w:sz w:val="22"/>
              </w:rPr>
              <w:t>GBM</w:t>
            </w:r>
          </w:p>
        </w:tc>
        <w:tc>
          <w:tcPr>
            <w:tcW w:w="1170" w:type="dxa"/>
            <w:tcBorders/>
          </w:tcPr>
          <w:p>
            <w:pPr>
              <w:pStyle w:val="Normal"/>
              <w:spacing w:lineRule="auto" w:line="240" w:before="0" w:after="0"/>
              <w:ind w:hanging="0" w:left="506"/>
              <w:jc w:val="center"/>
              <w:rPr>
                <w:sz w:val="22"/>
              </w:rPr>
            </w:pPr>
            <w:r>
              <w:rPr>
                <w:sz w:val="22"/>
              </w:rPr>
              <w:t>0</w:t>
            </w:r>
          </w:p>
        </w:tc>
        <w:tc>
          <w:tcPr>
            <w:tcW w:w="1354" w:type="dxa"/>
            <w:tcBorders/>
          </w:tcPr>
          <w:p>
            <w:pPr>
              <w:pStyle w:val="Normal"/>
              <w:spacing w:lineRule="auto" w:line="240" w:before="0" w:after="0"/>
              <w:ind w:hanging="0" w:left="419"/>
              <w:jc w:val="center"/>
              <w:rPr>
                <w:sz w:val="22"/>
              </w:rPr>
            </w:pPr>
            <w:r>
              <w:rPr>
                <w:sz w:val="22"/>
              </w:rPr>
              <w:t>0</w:t>
            </w:r>
          </w:p>
        </w:tc>
        <w:tc>
          <w:tcPr>
            <w:tcW w:w="1171" w:type="dxa"/>
            <w:tcBorders/>
          </w:tcPr>
          <w:p>
            <w:pPr>
              <w:pStyle w:val="Normal"/>
              <w:spacing w:lineRule="auto" w:line="240" w:before="0" w:after="0"/>
              <w:ind w:hanging="0" w:left="0"/>
              <w:jc w:val="left"/>
              <w:rPr>
                <w:sz w:val="22"/>
              </w:rPr>
            </w:pPr>
            <w:r>
              <w:rPr>
                <w:sz w:val="22"/>
              </w:rPr>
              <w:t>1248</w:t>
            </w:r>
          </w:p>
        </w:tc>
        <w:tc>
          <w:tcPr>
            <w:tcW w:w="896" w:type="dxa"/>
            <w:tcBorders/>
          </w:tcPr>
          <w:p>
            <w:pPr>
              <w:pStyle w:val="Normal"/>
              <w:spacing w:lineRule="auto" w:line="240" w:before="0" w:after="0"/>
              <w:ind w:hanging="0" w:left="196"/>
              <w:jc w:val="left"/>
              <w:rPr>
                <w:sz w:val="22"/>
              </w:rPr>
            </w:pPr>
            <w:r>
              <w:rPr>
                <w:sz w:val="22"/>
              </w:rPr>
              <w:t>43</w:t>
            </w:r>
          </w:p>
        </w:tc>
        <w:tc>
          <w:tcPr>
            <w:tcW w:w="1628" w:type="dxa"/>
            <w:tcBorders/>
          </w:tcPr>
          <w:p>
            <w:pPr>
              <w:pStyle w:val="Normal"/>
              <w:spacing w:lineRule="auto" w:line="240" w:before="0" w:after="0"/>
              <w:ind w:hanging="0" w:left="104"/>
              <w:jc w:val="left"/>
              <w:rPr>
                <w:sz w:val="22"/>
              </w:rPr>
            </w:pPr>
            <w:r>
              <w:rPr>
                <w:sz w:val="22"/>
              </w:rPr>
              <w:t>28</w:t>
            </w:r>
          </w:p>
        </w:tc>
        <w:tc>
          <w:tcPr>
            <w:tcW w:w="1171" w:type="dxa"/>
            <w:tcBorders/>
          </w:tcPr>
          <w:p>
            <w:pPr>
              <w:pStyle w:val="Normal"/>
              <w:spacing w:lineRule="auto" w:line="240" w:before="0" w:after="0"/>
              <w:ind w:hanging="0" w:left="0"/>
              <w:jc w:val="left"/>
              <w:rPr>
                <w:sz w:val="22"/>
              </w:rPr>
            </w:pPr>
            <w:r>
              <w:rPr>
                <w:sz w:val="22"/>
              </w:rPr>
              <w:t>948</w:t>
            </w:r>
          </w:p>
        </w:tc>
      </w:tr>
      <w:tr>
        <w:trPr>
          <w:trHeight w:val="271" w:hRule="atLeast"/>
        </w:trPr>
        <w:tc>
          <w:tcPr>
            <w:tcW w:w="2159" w:type="dxa"/>
            <w:tcBorders/>
          </w:tcPr>
          <w:p>
            <w:pPr>
              <w:pStyle w:val="Normal"/>
              <w:spacing w:lineRule="auto" w:line="240" w:before="0" w:after="0"/>
              <w:ind w:hanging="0" w:left="120"/>
              <w:jc w:val="left"/>
              <w:rPr>
                <w:sz w:val="22"/>
              </w:rPr>
            </w:pPr>
            <w:r>
              <w:rPr>
                <w:sz w:val="22"/>
              </w:rPr>
              <w:t>HNSC</w:t>
            </w:r>
          </w:p>
        </w:tc>
        <w:tc>
          <w:tcPr>
            <w:tcW w:w="1170" w:type="dxa"/>
            <w:tcBorders/>
          </w:tcPr>
          <w:p>
            <w:pPr>
              <w:pStyle w:val="Normal"/>
              <w:spacing w:lineRule="auto" w:line="240" w:before="0" w:after="0"/>
              <w:ind w:hanging="0" w:left="87"/>
              <w:jc w:val="left"/>
              <w:rPr>
                <w:sz w:val="22"/>
              </w:rPr>
            </w:pPr>
            <w:r>
              <w:rPr>
                <w:sz w:val="22"/>
              </w:rPr>
              <w:t>69</w:t>
            </w:r>
          </w:p>
        </w:tc>
        <w:tc>
          <w:tcPr>
            <w:tcW w:w="1354" w:type="dxa"/>
            <w:tcBorders/>
          </w:tcPr>
          <w:p>
            <w:pPr>
              <w:pStyle w:val="Normal"/>
              <w:spacing w:lineRule="auto" w:line="240" w:before="0" w:after="0"/>
              <w:ind w:hanging="0" w:left="41"/>
              <w:jc w:val="left"/>
              <w:rPr>
                <w:sz w:val="22"/>
              </w:rPr>
            </w:pPr>
            <w:r>
              <w:rPr>
                <w:sz w:val="22"/>
              </w:rPr>
              <w:t>113</w:t>
            </w:r>
          </w:p>
        </w:tc>
        <w:tc>
          <w:tcPr>
            <w:tcW w:w="1171" w:type="dxa"/>
            <w:tcBorders/>
          </w:tcPr>
          <w:p>
            <w:pPr>
              <w:pStyle w:val="Normal"/>
              <w:spacing w:lineRule="auto" w:line="240" w:before="0" w:after="0"/>
              <w:ind w:hanging="0" w:left="0"/>
              <w:jc w:val="left"/>
              <w:rPr>
                <w:sz w:val="22"/>
              </w:rPr>
            </w:pPr>
            <w:r>
              <w:rPr>
                <w:sz w:val="22"/>
              </w:rPr>
              <w:t>1261</w:t>
            </w:r>
          </w:p>
        </w:tc>
        <w:tc>
          <w:tcPr>
            <w:tcW w:w="896" w:type="dxa"/>
            <w:tcBorders/>
          </w:tcPr>
          <w:p>
            <w:pPr>
              <w:pStyle w:val="Normal"/>
              <w:spacing w:lineRule="auto" w:line="240" w:before="0" w:after="0"/>
              <w:ind w:hanging="0" w:left="197"/>
              <w:jc w:val="left"/>
              <w:rPr>
                <w:sz w:val="22"/>
              </w:rPr>
            </w:pPr>
            <w:r>
              <w:rPr>
                <w:sz w:val="22"/>
              </w:rPr>
              <w:t>58</w:t>
            </w:r>
          </w:p>
        </w:tc>
        <w:tc>
          <w:tcPr>
            <w:tcW w:w="1628" w:type="dxa"/>
            <w:tcBorders/>
          </w:tcPr>
          <w:p>
            <w:pPr>
              <w:pStyle w:val="Normal"/>
              <w:spacing w:lineRule="auto" w:line="240" w:before="0" w:after="0"/>
              <w:ind w:hanging="0" w:left="104"/>
              <w:jc w:val="left"/>
              <w:rPr>
                <w:sz w:val="22"/>
              </w:rPr>
            </w:pPr>
            <w:r>
              <w:rPr>
                <w:sz w:val="22"/>
              </w:rPr>
              <w:t>61</w:t>
            </w:r>
          </w:p>
        </w:tc>
        <w:tc>
          <w:tcPr>
            <w:tcW w:w="1171" w:type="dxa"/>
            <w:tcBorders/>
          </w:tcPr>
          <w:p>
            <w:pPr>
              <w:pStyle w:val="Normal"/>
              <w:spacing w:lineRule="auto" w:line="240" w:before="0" w:after="0"/>
              <w:ind w:hanging="0" w:left="0"/>
              <w:jc w:val="left"/>
              <w:rPr>
                <w:sz w:val="22"/>
              </w:rPr>
            </w:pPr>
            <w:r>
              <w:rPr>
                <w:sz w:val="22"/>
              </w:rPr>
              <w:t>958</w:t>
            </w:r>
          </w:p>
        </w:tc>
      </w:tr>
      <w:tr>
        <w:trPr>
          <w:trHeight w:val="271" w:hRule="atLeast"/>
        </w:trPr>
        <w:tc>
          <w:tcPr>
            <w:tcW w:w="2159" w:type="dxa"/>
            <w:tcBorders/>
          </w:tcPr>
          <w:p>
            <w:pPr>
              <w:pStyle w:val="Normal"/>
              <w:spacing w:lineRule="auto" w:line="240" w:before="0" w:after="0"/>
              <w:ind w:hanging="0" w:left="120"/>
              <w:jc w:val="left"/>
              <w:rPr>
                <w:sz w:val="22"/>
              </w:rPr>
            </w:pPr>
            <w:r>
              <w:rPr>
                <w:sz w:val="22"/>
              </w:rPr>
              <w:t>LUAD</w:t>
            </w:r>
          </w:p>
        </w:tc>
        <w:tc>
          <w:tcPr>
            <w:tcW w:w="1170" w:type="dxa"/>
            <w:tcBorders/>
          </w:tcPr>
          <w:p>
            <w:pPr>
              <w:pStyle w:val="Normal"/>
              <w:spacing w:lineRule="auto" w:line="240" w:before="0" w:after="0"/>
              <w:ind w:hanging="0" w:left="87"/>
              <w:jc w:val="left"/>
              <w:rPr>
                <w:sz w:val="22"/>
              </w:rPr>
            </w:pPr>
            <w:r>
              <w:rPr>
                <w:sz w:val="22"/>
              </w:rPr>
              <w:t>62</w:t>
            </w:r>
          </w:p>
        </w:tc>
        <w:tc>
          <w:tcPr>
            <w:tcW w:w="1354" w:type="dxa"/>
            <w:tcBorders/>
          </w:tcPr>
          <w:p>
            <w:pPr>
              <w:pStyle w:val="Normal"/>
              <w:spacing w:lineRule="auto" w:line="240" w:before="0" w:after="0"/>
              <w:ind w:hanging="0" w:left="42"/>
              <w:jc w:val="left"/>
              <w:rPr>
                <w:sz w:val="22"/>
              </w:rPr>
            </w:pPr>
            <w:r>
              <w:rPr>
                <w:sz w:val="22"/>
              </w:rPr>
              <w:t>92</w:t>
            </w:r>
          </w:p>
        </w:tc>
        <w:tc>
          <w:tcPr>
            <w:tcW w:w="1171" w:type="dxa"/>
            <w:tcBorders/>
          </w:tcPr>
          <w:p>
            <w:pPr>
              <w:pStyle w:val="Normal"/>
              <w:spacing w:lineRule="auto" w:line="240" w:before="0" w:after="0"/>
              <w:ind w:hanging="0" w:left="0"/>
              <w:jc w:val="left"/>
              <w:rPr>
                <w:sz w:val="22"/>
              </w:rPr>
            </w:pPr>
            <w:r>
              <w:rPr>
                <w:sz w:val="22"/>
              </w:rPr>
              <w:t>1266</w:t>
            </w:r>
          </w:p>
        </w:tc>
        <w:tc>
          <w:tcPr>
            <w:tcW w:w="896" w:type="dxa"/>
            <w:tcBorders/>
          </w:tcPr>
          <w:p>
            <w:pPr>
              <w:pStyle w:val="Normal"/>
              <w:spacing w:lineRule="auto" w:line="240" w:before="0" w:after="0"/>
              <w:ind w:hanging="0" w:left="197"/>
              <w:jc w:val="left"/>
              <w:rPr>
                <w:sz w:val="22"/>
              </w:rPr>
            </w:pPr>
            <w:r>
              <w:rPr>
                <w:sz w:val="22"/>
              </w:rPr>
              <w:t>61</w:t>
            </w:r>
          </w:p>
        </w:tc>
        <w:tc>
          <w:tcPr>
            <w:tcW w:w="1628" w:type="dxa"/>
            <w:tcBorders/>
          </w:tcPr>
          <w:p>
            <w:pPr>
              <w:pStyle w:val="Normal"/>
              <w:spacing w:lineRule="auto" w:line="240" w:before="0" w:after="0"/>
              <w:ind w:hanging="0" w:left="103"/>
              <w:jc w:val="left"/>
              <w:rPr>
                <w:sz w:val="22"/>
              </w:rPr>
            </w:pPr>
            <w:r>
              <w:rPr>
                <w:sz w:val="22"/>
              </w:rPr>
              <w:t>41</w:t>
            </w:r>
          </w:p>
        </w:tc>
        <w:tc>
          <w:tcPr>
            <w:tcW w:w="1171" w:type="dxa"/>
            <w:tcBorders/>
          </w:tcPr>
          <w:p>
            <w:pPr>
              <w:pStyle w:val="Normal"/>
              <w:spacing w:lineRule="auto" w:line="240" w:before="0" w:after="0"/>
              <w:ind w:hanging="0" w:left="0"/>
              <w:jc w:val="left"/>
              <w:rPr>
                <w:sz w:val="22"/>
              </w:rPr>
            </w:pPr>
            <w:r>
              <w:rPr>
                <w:sz w:val="22"/>
              </w:rPr>
              <w:t>956</w:t>
            </w:r>
          </w:p>
        </w:tc>
      </w:tr>
      <w:tr>
        <w:trPr>
          <w:trHeight w:val="271" w:hRule="atLeast"/>
        </w:trPr>
        <w:tc>
          <w:tcPr>
            <w:tcW w:w="2159" w:type="dxa"/>
            <w:tcBorders/>
          </w:tcPr>
          <w:p>
            <w:pPr>
              <w:pStyle w:val="Normal"/>
              <w:spacing w:lineRule="auto" w:line="240" w:before="0" w:after="0"/>
              <w:ind w:hanging="0" w:left="120"/>
              <w:jc w:val="left"/>
              <w:rPr>
                <w:sz w:val="22"/>
              </w:rPr>
            </w:pPr>
            <w:r>
              <w:rPr>
                <w:sz w:val="22"/>
              </w:rPr>
              <w:t>LUSC</w:t>
            </w:r>
          </w:p>
        </w:tc>
        <w:tc>
          <w:tcPr>
            <w:tcW w:w="1170" w:type="dxa"/>
            <w:tcBorders/>
          </w:tcPr>
          <w:p>
            <w:pPr>
              <w:pStyle w:val="Normal"/>
              <w:spacing w:lineRule="auto" w:line="240" w:before="0" w:after="0"/>
              <w:ind w:hanging="0" w:left="87"/>
              <w:jc w:val="left"/>
              <w:rPr>
                <w:sz w:val="22"/>
              </w:rPr>
            </w:pPr>
            <w:r>
              <w:rPr>
                <w:sz w:val="22"/>
              </w:rPr>
              <w:t>58</w:t>
            </w:r>
          </w:p>
        </w:tc>
        <w:tc>
          <w:tcPr>
            <w:tcW w:w="1354" w:type="dxa"/>
            <w:tcBorders/>
          </w:tcPr>
          <w:p>
            <w:pPr>
              <w:pStyle w:val="Normal"/>
              <w:spacing w:lineRule="auto" w:line="240" w:before="0" w:after="0"/>
              <w:ind w:hanging="0" w:left="41"/>
              <w:jc w:val="left"/>
              <w:rPr>
                <w:sz w:val="22"/>
              </w:rPr>
            </w:pPr>
            <w:r>
              <w:rPr>
                <w:sz w:val="22"/>
              </w:rPr>
              <w:t>172</w:t>
            </w:r>
          </w:p>
        </w:tc>
        <w:tc>
          <w:tcPr>
            <w:tcW w:w="1171" w:type="dxa"/>
            <w:tcBorders/>
          </w:tcPr>
          <w:p>
            <w:pPr>
              <w:pStyle w:val="Normal"/>
              <w:spacing w:lineRule="auto" w:line="240" w:before="0" w:after="0"/>
              <w:ind w:hanging="0" w:left="0"/>
              <w:jc w:val="left"/>
              <w:rPr>
                <w:sz w:val="22"/>
              </w:rPr>
            </w:pPr>
            <w:r>
              <w:rPr>
                <w:sz w:val="22"/>
              </w:rPr>
              <w:t>1239</w:t>
            </w:r>
          </w:p>
        </w:tc>
        <w:tc>
          <w:tcPr>
            <w:tcW w:w="896" w:type="dxa"/>
            <w:tcBorders/>
          </w:tcPr>
          <w:p>
            <w:pPr>
              <w:pStyle w:val="Normal"/>
              <w:spacing w:lineRule="auto" w:line="240" w:before="0" w:after="0"/>
              <w:ind w:hanging="0" w:left="197"/>
              <w:jc w:val="left"/>
              <w:rPr>
                <w:sz w:val="22"/>
              </w:rPr>
            </w:pPr>
            <w:r>
              <w:rPr>
                <w:sz w:val="22"/>
              </w:rPr>
              <w:t>56</w:t>
            </w:r>
          </w:p>
        </w:tc>
        <w:tc>
          <w:tcPr>
            <w:tcW w:w="1628" w:type="dxa"/>
            <w:tcBorders/>
          </w:tcPr>
          <w:p>
            <w:pPr>
              <w:pStyle w:val="Normal"/>
              <w:spacing w:lineRule="auto" w:line="240" w:before="0" w:after="0"/>
              <w:ind w:hanging="0" w:left="104"/>
              <w:jc w:val="left"/>
              <w:rPr>
                <w:sz w:val="22"/>
              </w:rPr>
            </w:pPr>
            <w:r>
              <w:rPr>
                <w:sz w:val="22"/>
              </w:rPr>
              <w:t>75</w:t>
            </w:r>
          </w:p>
        </w:tc>
        <w:tc>
          <w:tcPr>
            <w:tcW w:w="1171" w:type="dxa"/>
            <w:tcBorders/>
          </w:tcPr>
          <w:p>
            <w:pPr>
              <w:pStyle w:val="Normal"/>
              <w:spacing w:lineRule="auto" w:line="240" w:before="0" w:after="0"/>
              <w:ind w:hanging="0" w:left="0"/>
              <w:jc w:val="left"/>
              <w:rPr>
                <w:sz w:val="22"/>
              </w:rPr>
            </w:pPr>
            <w:r>
              <w:rPr>
                <w:sz w:val="22"/>
              </w:rPr>
              <w:t>942</w:t>
            </w:r>
          </w:p>
        </w:tc>
      </w:tr>
      <w:tr>
        <w:trPr>
          <w:trHeight w:val="442" w:hRule="atLeast"/>
        </w:trPr>
        <w:tc>
          <w:tcPr>
            <w:tcW w:w="2159" w:type="dxa"/>
            <w:tcBorders/>
          </w:tcPr>
          <w:p>
            <w:pPr>
              <w:pStyle w:val="Normal"/>
              <w:spacing w:lineRule="auto" w:line="240" w:before="0" w:after="0"/>
              <w:ind w:hanging="0" w:left="120"/>
              <w:jc w:val="left"/>
              <w:rPr>
                <w:sz w:val="22"/>
              </w:rPr>
            </w:pPr>
            <w:r>
              <w:rPr>
                <w:sz w:val="22"/>
              </w:rPr>
              <w:t>PAAD</w:t>
            </w:r>
          </w:p>
        </w:tc>
        <w:tc>
          <w:tcPr>
            <w:tcW w:w="1170" w:type="dxa"/>
            <w:tcBorders/>
          </w:tcPr>
          <w:p>
            <w:pPr>
              <w:pStyle w:val="Normal"/>
              <w:spacing w:lineRule="auto" w:line="240" w:before="0" w:after="0"/>
              <w:ind w:hanging="0" w:left="88"/>
              <w:jc w:val="left"/>
              <w:rPr>
                <w:sz w:val="22"/>
              </w:rPr>
            </w:pPr>
            <w:r>
              <w:rPr>
                <w:sz w:val="22"/>
              </w:rPr>
              <w:t>56</w:t>
            </w:r>
          </w:p>
        </w:tc>
        <w:tc>
          <w:tcPr>
            <w:tcW w:w="1354" w:type="dxa"/>
            <w:tcBorders/>
          </w:tcPr>
          <w:p>
            <w:pPr>
              <w:pStyle w:val="Normal"/>
              <w:spacing w:lineRule="auto" w:line="240" w:before="0" w:after="0"/>
              <w:ind w:hanging="0" w:left="42"/>
              <w:jc w:val="left"/>
              <w:rPr>
                <w:sz w:val="22"/>
              </w:rPr>
            </w:pPr>
            <w:r>
              <w:rPr>
                <w:sz w:val="22"/>
              </w:rPr>
              <w:t>53</w:t>
            </w:r>
          </w:p>
        </w:tc>
        <w:tc>
          <w:tcPr>
            <w:tcW w:w="1171" w:type="dxa"/>
            <w:tcBorders/>
          </w:tcPr>
          <w:p>
            <w:pPr>
              <w:pStyle w:val="Normal"/>
              <w:spacing w:lineRule="auto" w:line="240" w:before="0" w:after="0"/>
              <w:ind w:hanging="0" w:left="0"/>
              <w:jc w:val="left"/>
              <w:rPr>
                <w:sz w:val="22"/>
              </w:rPr>
            </w:pPr>
            <w:r>
              <w:rPr>
                <w:sz w:val="22"/>
              </w:rPr>
              <w:t>1282</w:t>
            </w:r>
          </w:p>
        </w:tc>
        <w:tc>
          <w:tcPr>
            <w:tcW w:w="896" w:type="dxa"/>
            <w:tcBorders/>
          </w:tcPr>
          <w:p>
            <w:pPr>
              <w:pStyle w:val="Normal"/>
              <w:spacing w:lineRule="auto" w:line="240" w:before="0" w:after="0"/>
              <w:ind w:hanging="0" w:left="196"/>
              <w:jc w:val="left"/>
              <w:rPr>
                <w:sz w:val="22"/>
              </w:rPr>
            </w:pPr>
            <w:r>
              <w:rPr>
                <w:sz w:val="22"/>
              </w:rPr>
              <w:t>44</w:t>
            </w:r>
          </w:p>
        </w:tc>
        <w:tc>
          <w:tcPr>
            <w:tcW w:w="1628" w:type="dxa"/>
            <w:tcBorders/>
          </w:tcPr>
          <w:p>
            <w:pPr>
              <w:pStyle w:val="Normal"/>
              <w:spacing w:lineRule="auto" w:line="240" w:before="0" w:after="0"/>
              <w:ind w:hanging="0" w:left="104"/>
              <w:jc w:val="left"/>
              <w:rPr>
                <w:sz w:val="22"/>
              </w:rPr>
            </w:pPr>
            <w:r>
              <w:rPr>
                <w:sz w:val="22"/>
              </w:rPr>
              <w:t>20</w:t>
            </w:r>
          </w:p>
        </w:tc>
        <w:tc>
          <w:tcPr>
            <w:tcW w:w="1171" w:type="dxa"/>
            <w:tcBorders/>
          </w:tcPr>
          <w:p>
            <w:pPr>
              <w:pStyle w:val="Normal"/>
              <w:spacing w:lineRule="auto" w:line="240" w:before="0" w:after="0"/>
              <w:ind w:hanging="0" w:left="0"/>
              <w:jc w:val="left"/>
              <w:rPr>
                <w:sz w:val="22"/>
              </w:rPr>
            </w:pPr>
            <w:r>
              <w:rPr>
                <w:sz w:val="22"/>
              </w:rPr>
              <w:t>952</w:t>
            </w:r>
          </w:p>
        </w:tc>
      </w:tr>
      <w:tr>
        <w:trPr>
          <w:trHeight w:val="457" w:hRule="atLeast"/>
        </w:trPr>
        <w:tc>
          <w:tcPr>
            <w:tcW w:w="2159" w:type="dxa"/>
            <w:tcBorders/>
          </w:tcPr>
          <w:p>
            <w:pPr>
              <w:pStyle w:val="Normal"/>
              <w:spacing w:lineRule="auto" w:line="240" w:before="0" w:after="0"/>
              <w:ind w:hanging="0" w:left="120"/>
              <w:jc w:val="left"/>
              <w:rPr>
                <w:sz w:val="22"/>
              </w:rPr>
            </w:pPr>
            <w:r>
              <w:rPr>
                <w:sz w:val="22"/>
              </w:rPr>
              <w:t>PCPG</w:t>
            </w:r>
          </w:p>
        </w:tc>
        <w:tc>
          <w:tcPr>
            <w:tcW w:w="1170" w:type="dxa"/>
            <w:tcBorders/>
          </w:tcPr>
          <w:p>
            <w:pPr>
              <w:pStyle w:val="Normal"/>
              <w:spacing w:lineRule="auto" w:line="240" w:before="0" w:after="0"/>
              <w:ind w:hanging="0" w:left="506"/>
              <w:jc w:val="center"/>
              <w:rPr>
                <w:sz w:val="22"/>
              </w:rPr>
            </w:pPr>
            <w:r>
              <w:rPr>
                <w:sz w:val="22"/>
              </w:rPr>
              <w:t>0</w:t>
            </w:r>
          </w:p>
        </w:tc>
        <w:tc>
          <w:tcPr>
            <w:tcW w:w="1354" w:type="dxa"/>
            <w:tcBorders/>
          </w:tcPr>
          <w:p>
            <w:pPr>
              <w:pStyle w:val="Normal"/>
              <w:spacing w:lineRule="auto" w:line="240" w:before="0" w:after="0"/>
              <w:ind w:hanging="0" w:left="419"/>
              <w:jc w:val="center"/>
              <w:rPr>
                <w:sz w:val="22"/>
              </w:rPr>
            </w:pPr>
            <w:r>
              <w:rPr>
                <w:sz w:val="22"/>
              </w:rPr>
              <w:t>0</w:t>
            </w:r>
          </w:p>
        </w:tc>
        <w:tc>
          <w:tcPr>
            <w:tcW w:w="1171" w:type="dxa"/>
            <w:tcBorders/>
          </w:tcPr>
          <w:p>
            <w:pPr>
              <w:pStyle w:val="Normal"/>
              <w:spacing w:lineRule="auto" w:line="240" w:before="0" w:after="0"/>
              <w:ind w:hanging="0" w:left="0"/>
              <w:jc w:val="left"/>
              <w:rPr>
                <w:sz w:val="22"/>
              </w:rPr>
            </w:pPr>
            <w:r>
              <w:rPr>
                <w:sz w:val="22"/>
              </w:rPr>
              <w:t>1404</w:t>
            </w:r>
          </w:p>
        </w:tc>
        <w:tc>
          <w:tcPr>
            <w:tcW w:w="896" w:type="dxa"/>
            <w:tcBorders/>
          </w:tcPr>
          <w:p>
            <w:pPr>
              <w:pStyle w:val="Normal"/>
              <w:spacing w:lineRule="auto" w:line="240" w:before="0" w:after="0"/>
              <w:ind w:hanging="0" w:left="196"/>
              <w:jc w:val="left"/>
              <w:rPr>
                <w:sz w:val="22"/>
              </w:rPr>
            </w:pPr>
            <w:r>
              <w:rPr>
                <w:sz w:val="22"/>
              </w:rPr>
              <w:t>25</w:t>
            </w:r>
          </w:p>
        </w:tc>
        <w:tc>
          <w:tcPr>
            <w:tcW w:w="1628" w:type="dxa"/>
            <w:tcBorders/>
          </w:tcPr>
          <w:p>
            <w:pPr>
              <w:pStyle w:val="Normal"/>
              <w:spacing w:lineRule="auto" w:line="240" w:before="0" w:after="0"/>
              <w:ind w:hanging="0" w:left="104"/>
              <w:jc w:val="left"/>
              <w:rPr>
                <w:sz w:val="22"/>
              </w:rPr>
            </w:pPr>
            <w:r>
              <w:rPr>
                <w:sz w:val="22"/>
              </w:rPr>
              <w:t>68</w:t>
            </w:r>
          </w:p>
        </w:tc>
        <w:tc>
          <w:tcPr>
            <w:tcW w:w="1171" w:type="dxa"/>
            <w:tcBorders/>
          </w:tcPr>
          <w:p>
            <w:pPr>
              <w:pStyle w:val="Normal"/>
              <w:spacing w:lineRule="auto" w:line="240" w:before="0" w:after="0"/>
              <w:ind w:hanging="0" w:left="0"/>
              <w:jc w:val="left"/>
              <w:rPr>
                <w:sz w:val="22"/>
              </w:rPr>
            </w:pPr>
            <w:r>
              <w:rPr>
                <w:sz w:val="22"/>
              </w:rPr>
              <w:t>981</w:t>
            </w:r>
          </w:p>
        </w:tc>
      </w:tr>
      <w:tr>
        <w:trPr>
          <w:trHeight w:val="271" w:hRule="atLeast"/>
        </w:trPr>
        <w:tc>
          <w:tcPr>
            <w:tcW w:w="2159" w:type="dxa"/>
            <w:tcBorders/>
          </w:tcPr>
          <w:p>
            <w:pPr>
              <w:pStyle w:val="Normal"/>
              <w:spacing w:lineRule="auto" w:line="240" w:before="0" w:after="0"/>
              <w:ind w:hanging="0" w:left="120"/>
              <w:jc w:val="left"/>
              <w:rPr>
                <w:sz w:val="22"/>
              </w:rPr>
            </w:pPr>
            <w:r>
              <w:rPr>
                <w:sz w:val="22"/>
              </w:rPr>
              <w:t>PRAD</w:t>
            </w:r>
          </w:p>
        </w:tc>
        <w:tc>
          <w:tcPr>
            <w:tcW w:w="1170" w:type="dxa"/>
            <w:tcBorders/>
          </w:tcPr>
          <w:p>
            <w:pPr>
              <w:pStyle w:val="Normal"/>
              <w:spacing w:lineRule="auto" w:line="240" w:before="0" w:after="0"/>
              <w:ind w:hanging="0" w:left="88"/>
              <w:jc w:val="left"/>
              <w:rPr>
                <w:sz w:val="22"/>
              </w:rPr>
            </w:pPr>
            <w:r>
              <w:rPr>
                <w:sz w:val="22"/>
              </w:rPr>
              <w:t>143</w:t>
            </w:r>
          </w:p>
        </w:tc>
        <w:tc>
          <w:tcPr>
            <w:tcW w:w="1354" w:type="dxa"/>
            <w:tcBorders/>
          </w:tcPr>
          <w:p>
            <w:pPr>
              <w:pStyle w:val="Normal"/>
              <w:spacing w:lineRule="auto" w:line="240" w:before="0" w:after="0"/>
              <w:ind w:hanging="0" w:left="42"/>
              <w:jc w:val="left"/>
              <w:rPr>
                <w:sz w:val="22"/>
              </w:rPr>
            </w:pPr>
            <w:r>
              <w:rPr>
                <w:sz w:val="22"/>
              </w:rPr>
              <w:t>42</w:t>
            </w:r>
          </w:p>
        </w:tc>
        <w:tc>
          <w:tcPr>
            <w:tcW w:w="1171" w:type="dxa"/>
            <w:tcBorders/>
          </w:tcPr>
          <w:p>
            <w:pPr>
              <w:pStyle w:val="Normal"/>
              <w:spacing w:lineRule="auto" w:line="240" w:before="0" w:after="0"/>
              <w:ind w:hanging="0" w:left="0"/>
              <w:jc w:val="left"/>
              <w:rPr>
                <w:sz w:val="22"/>
              </w:rPr>
            </w:pPr>
            <w:r>
              <w:rPr>
                <w:sz w:val="22"/>
              </w:rPr>
              <w:t>1298</w:t>
            </w:r>
          </w:p>
        </w:tc>
        <w:tc>
          <w:tcPr>
            <w:tcW w:w="896" w:type="dxa"/>
            <w:tcBorders/>
          </w:tcPr>
          <w:p>
            <w:pPr>
              <w:pStyle w:val="Normal"/>
              <w:spacing w:lineRule="auto" w:line="240" w:before="0" w:after="0"/>
              <w:ind w:hanging="0" w:left="196"/>
              <w:jc w:val="left"/>
              <w:rPr>
                <w:sz w:val="22"/>
              </w:rPr>
            </w:pPr>
            <w:r>
              <w:rPr>
                <w:sz w:val="22"/>
              </w:rPr>
              <w:t>75</w:t>
            </w:r>
          </w:p>
        </w:tc>
        <w:tc>
          <w:tcPr>
            <w:tcW w:w="1628" w:type="dxa"/>
            <w:tcBorders/>
          </w:tcPr>
          <w:p>
            <w:pPr>
              <w:pStyle w:val="Normal"/>
              <w:spacing w:lineRule="auto" w:line="240" w:before="0" w:after="0"/>
              <w:ind w:hanging="0" w:left="104"/>
              <w:jc w:val="left"/>
              <w:rPr>
                <w:sz w:val="22"/>
              </w:rPr>
            </w:pPr>
            <w:r>
              <w:rPr>
                <w:sz w:val="22"/>
              </w:rPr>
              <w:t>15</w:t>
            </w:r>
          </w:p>
        </w:tc>
        <w:tc>
          <w:tcPr>
            <w:tcW w:w="1171" w:type="dxa"/>
            <w:tcBorders/>
          </w:tcPr>
          <w:p>
            <w:pPr>
              <w:pStyle w:val="Normal"/>
              <w:spacing w:lineRule="auto" w:line="240" w:before="0" w:after="0"/>
              <w:ind w:hanging="0" w:left="0"/>
              <w:jc w:val="left"/>
              <w:rPr>
                <w:sz w:val="22"/>
              </w:rPr>
            </w:pPr>
            <w:r>
              <w:rPr>
                <w:sz w:val="22"/>
              </w:rPr>
              <w:t>963</w:t>
            </w:r>
          </w:p>
        </w:tc>
      </w:tr>
      <w:tr>
        <w:trPr>
          <w:trHeight w:val="271" w:hRule="atLeast"/>
        </w:trPr>
        <w:tc>
          <w:tcPr>
            <w:tcW w:w="2159" w:type="dxa"/>
            <w:tcBorders/>
          </w:tcPr>
          <w:p>
            <w:pPr>
              <w:pStyle w:val="Normal"/>
              <w:spacing w:lineRule="auto" w:line="240" w:before="0" w:after="0"/>
              <w:ind w:hanging="0" w:left="120"/>
              <w:jc w:val="left"/>
              <w:rPr>
                <w:sz w:val="22"/>
              </w:rPr>
            </w:pPr>
            <w:r>
              <w:rPr>
                <w:sz w:val="22"/>
              </w:rPr>
              <w:t>READ</w:t>
            </w:r>
          </w:p>
        </w:tc>
        <w:tc>
          <w:tcPr>
            <w:tcW w:w="1170" w:type="dxa"/>
            <w:tcBorders/>
          </w:tcPr>
          <w:p>
            <w:pPr>
              <w:pStyle w:val="Normal"/>
              <w:spacing w:lineRule="auto" w:line="240" w:before="0" w:after="0"/>
              <w:ind w:hanging="0" w:left="88"/>
              <w:jc w:val="left"/>
              <w:rPr>
                <w:sz w:val="22"/>
              </w:rPr>
            </w:pPr>
            <w:r>
              <w:rPr>
                <w:sz w:val="22"/>
              </w:rPr>
              <w:t>35</w:t>
            </w:r>
          </w:p>
        </w:tc>
        <w:tc>
          <w:tcPr>
            <w:tcW w:w="1354" w:type="dxa"/>
            <w:tcBorders/>
          </w:tcPr>
          <w:p>
            <w:pPr>
              <w:pStyle w:val="Normal"/>
              <w:spacing w:lineRule="auto" w:line="240" w:before="0" w:after="0"/>
              <w:ind w:hanging="0" w:left="42"/>
              <w:jc w:val="left"/>
              <w:rPr>
                <w:sz w:val="22"/>
              </w:rPr>
            </w:pPr>
            <w:r>
              <w:rPr>
                <w:sz w:val="22"/>
              </w:rPr>
              <w:t>172</w:t>
            </w:r>
          </w:p>
        </w:tc>
        <w:tc>
          <w:tcPr>
            <w:tcW w:w="1171" w:type="dxa"/>
            <w:tcBorders/>
          </w:tcPr>
          <w:p>
            <w:pPr>
              <w:pStyle w:val="Normal"/>
              <w:spacing w:lineRule="auto" w:line="240" w:before="0" w:after="0"/>
              <w:ind w:hanging="0" w:left="0"/>
              <w:jc w:val="left"/>
              <w:rPr>
                <w:sz w:val="22"/>
              </w:rPr>
            </w:pPr>
            <w:r>
              <w:rPr>
                <w:sz w:val="22"/>
              </w:rPr>
              <w:t>1404</w:t>
            </w:r>
          </w:p>
        </w:tc>
        <w:tc>
          <w:tcPr>
            <w:tcW w:w="896" w:type="dxa"/>
            <w:tcBorders/>
          </w:tcPr>
          <w:p>
            <w:pPr>
              <w:pStyle w:val="Normal"/>
              <w:spacing w:lineRule="auto" w:line="240" w:before="0" w:after="0"/>
              <w:ind w:hanging="0" w:left="196"/>
              <w:jc w:val="left"/>
              <w:rPr>
                <w:sz w:val="22"/>
              </w:rPr>
            </w:pPr>
            <w:r>
              <w:rPr>
                <w:sz w:val="22"/>
              </w:rPr>
              <w:t>47</w:t>
            </w:r>
          </w:p>
        </w:tc>
        <w:tc>
          <w:tcPr>
            <w:tcW w:w="1628" w:type="dxa"/>
            <w:tcBorders/>
          </w:tcPr>
          <w:p>
            <w:pPr>
              <w:pStyle w:val="Normal"/>
              <w:spacing w:lineRule="auto" w:line="240" w:before="0" w:after="0"/>
              <w:ind w:hanging="0" w:left="104"/>
              <w:jc w:val="left"/>
              <w:rPr>
                <w:sz w:val="22"/>
              </w:rPr>
            </w:pPr>
            <w:r>
              <w:rPr>
                <w:sz w:val="22"/>
              </w:rPr>
              <w:t>94</w:t>
            </w:r>
          </w:p>
        </w:tc>
        <w:tc>
          <w:tcPr>
            <w:tcW w:w="1171" w:type="dxa"/>
            <w:tcBorders/>
          </w:tcPr>
          <w:p>
            <w:pPr>
              <w:pStyle w:val="Normal"/>
              <w:spacing w:lineRule="auto" w:line="240" w:before="0" w:after="0"/>
              <w:ind w:hanging="0" w:left="0"/>
              <w:jc w:val="left"/>
              <w:rPr>
                <w:sz w:val="22"/>
              </w:rPr>
            </w:pPr>
            <w:r>
              <w:rPr>
                <w:sz w:val="22"/>
              </w:rPr>
              <w:t>986</w:t>
            </w:r>
          </w:p>
        </w:tc>
      </w:tr>
      <w:tr>
        <w:trPr>
          <w:trHeight w:val="271" w:hRule="atLeast"/>
        </w:trPr>
        <w:tc>
          <w:tcPr>
            <w:tcW w:w="2159" w:type="dxa"/>
            <w:tcBorders/>
          </w:tcPr>
          <w:p>
            <w:pPr>
              <w:pStyle w:val="Normal"/>
              <w:spacing w:lineRule="auto" w:line="240" w:before="0" w:after="0"/>
              <w:ind w:hanging="0" w:left="120"/>
              <w:jc w:val="left"/>
              <w:rPr>
                <w:sz w:val="22"/>
              </w:rPr>
            </w:pPr>
            <w:r>
              <w:rPr>
                <w:sz w:val="22"/>
              </w:rPr>
              <w:t>SARC</w:t>
            </w:r>
          </w:p>
        </w:tc>
        <w:tc>
          <w:tcPr>
            <w:tcW w:w="1170" w:type="dxa"/>
            <w:tcBorders/>
          </w:tcPr>
          <w:p>
            <w:pPr>
              <w:pStyle w:val="Normal"/>
              <w:spacing w:lineRule="auto" w:line="240" w:before="0" w:after="0"/>
              <w:ind w:hanging="0" w:left="506"/>
              <w:jc w:val="center"/>
              <w:rPr>
                <w:sz w:val="22"/>
              </w:rPr>
            </w:pPr>
            <w:r>
              <w:rPr>
                <w:sz w:val="22"/>
              </w:rPr>
              <w:t>0</w:t>
            </w:r>
          </w:p>
        </w:tc>
        <w:tc>
          <w:tcPr>
            <w:tcW w:w="1354" w:type="dxa"/>
            <w:tcBorders/>
          </w:tcPr>
          <w:p>
            <w:pPr>
              <w:pStyle w:val="Normal"/>
              <w:spacing w:lineRule="auto" w:line="240" w:before="0" w:after="0"/>
              <w:ind w:hanging="0" w:left="419"/>
              <w:jc w:val="center"/>
              <w:rPr>
                <w:sz w:val="22"/>
              </w:rPr>
            </w:pPr>
            <w:r>
              <w:rPr>
                <w:sz w:val="22"/>
              </w:rPr>
              <w:t>0</w:t>
            </w:r>
          </w:p>
        </w:tc>
        <w:tc>
          <w:tcPr>
            <w:tcW w:w="1171" w:type="dxa"/>
            <w:tcBorders/>
          </w:tcPr>
          <w:p>
            <w:pPr>
              <w:pStyle w:val="Normal"/>
              <w:spacing w:lineRule="auto" w:line="240" w:before="0" w:after="0"/>
              <w:ind w:hanging="0" w:left="0"/>
              <w:jc w:val="left"/>
              <w:rPr>
                <w:sz w:val="22"/>
              </w:rPr>
            </w:pPr>
            <w:r>
              <w:rPr>
                <w:sz w:val="22"/>
              </w:rPr>
              <w:t>1220</w:t>
            </w:r>
          </w:p>
        </w:tc>
        <w:tc>
          <w:tcPr>
            <w:tcW w:w="896" w:type="dxa"/>
            <w:tcBorders/>
          </w:tcPr>
          <w:p>
            <w:pPr>
              <w:pStyle w:val="Normal"/>
              <w:spacing w:lineRule="auto" w:line="240" w:before="0" w:after="0"/>
              <w:ind w:hanging="0" w:left="246"/>
              <w:jc w:val="center"/>
              <w:rPr>
                <w:sz w:val="22"/>
              </w:rPr>
            </w:pPr>
            <w:r>
              <w:rPr>
                <w:sz w:val="22"/>
              </w:rPr>
              <w:t>11</w:t>
            </w:r>
          </w:p>
        </w:tc>
        <w:tc>
          <w:tcPr>
            <w:tcW w:w="1628" w:type="dxa"/>
            <w:tcBorders/>
          </w:tcPr>
          <w:p>
            <w:pPr>
              <w:pStyle w:val="Normal"/>
              <w:spacing w:lineRule="auto" w:line="240" w:before="0" w:after="0"/>
              <w:ind w:hanging="0" w:left="104"/>
              <w:jc w:val="left"/>
              <w:rPr>
                <w:sz w:val="22"/>
              </w:rPr>
            </w:pPr>
            <w:r>
              <w:rPr>
                <w:sz w:val="22"/>
              </w:rPr>
              <w:t>17</w:t>
            </w:r>
          </w:p>
        </w:tc>
        <w:tc>
          <w:tcPr>
            <w:tcW w:w="1171" w:type="dxa"/>
            <w:tcBorders/>
          </w:tcPr>
          <w:p>
            <w:pPr>
              <w:pStyle w:val="Normal"/>
              <w:spacing w:lineRule="auto" w:line="240" w:before="0" w:after="0"/>
              <w:ind w:hanging="0" w:left="0"/>
              <w:jc w:val="left"/>
              <w:rPr>
                <w:sz w:val="22"/>
              </w:rPr>
            </w:pPr>
            <w:r>
              <w:rPr>
                <w:sz w:val="22"/>
              </w:rPr>
              <w:t>938</w:t>
            </w:r>
          </w:p>
        </w:tc>
      </w:tr>
      <w:tr>
        <w:trPr>
          <w:trHeight w:val="311" w:hRule="atLeast"/>
        </w:trPr>
        <w:tc>
          <w:tcPr>
            <w:tcW w:w="2159" w:type="dxa"/>
            <w:tcBorders/>
          </w:tcPr>
          <w:p>
            <w:pPr>
              <w:pStyle w:val="Normal"/>
              <w:spacing w:lineRule="auto" w:line="240" w:before="0" w:after="0"/>
              <w:ind w:hanging="0" w:left="120"/>
              <w:jc w:val="left"/>
              <w:rPr>
                <w:sz w:val="22"/>
              </w:rPr>
            </w:pPr>
            <w:r>
              <w:rPr>
                <w:sz w:val="22"/>
              </w:rPr>
              <w:t>STAD</w:t>
            </w:r>
          </w:p>
        </w:tc>
        <w:tc>
          <w:tcPr>
            <w:tcW w:w="1170" w:type="dxa"/>
            <w:tcBorders/>
          </w:tcPr>
          <w:p>
            <w:pPr>
              <w:pStyle w:val="Normal"/>
              <w:spacing w:lineRule="auto" w:line="240" w:before="0" w:after="0"/>
              <w:ind w:hanging="0" w:left="506"/>
              <w:jc w:val="center"/>
              <w:rPr>
                <w:sz w:val="22"/>
              </w:rPr>
            </w:pPr>
            <w:r>
              <w:rPr>
                <w:sz w:val="22"/>
              </w:rPr>
              <w:t>0</w:t>
            </w:r>
          </w:p>
        </w:tc>
        <w:tc>
          <w:tcPr>
            <w:tcW w:w="1354" w:type="dxa"/>
            <w:tcBorders/>
          </w:tcPr>
          <w:p>
            <w:pPr>
              <w:pStyle w:val="Normal"/>
              <w:spacing w:lineRule="auto" w:line="240" w:before="0" w:after="0"/>
              <w:ind w:hanging="0" w:left="419"/>
              <w:jc w:val="center"/>
              <w:rPr>
                <w:sz w:val="22"/>
              </w:rPr>
            </w:pPr>
            <w:r>
              <w:rPr>
                <w:sz w:val="22"/>
              </w:rPr>
              <w:t>0</w:t>
            </w:r>
          </w:p>
        </w:tc>
        <w:tc>
          <w:tcPr>
            <w:tcW w:w="1171" w:type="dxa"/>
            <w:tcBorders/>
          </w:tcPr>
          <w:p>
            <w:pPr>
              <w:pStyle w:val="Normal"/>
              <w:spacing w:lineRule="auto" w:line="240" w:before="0" w:after="0"/>
              <w:ind w:hanging="0" w:left="0"/>
              <w:jc w:val="left"/>
              <w:rPr>
                <w:sz w:val="22"/>
              </w:rPr>
            </w:pPr>
            <w:r>
              <w:rPr>
                <w:sz w:val="22"/>
              </w:rPr>
              <w:t>1193</w:t>
            </w:r>
          </w:p>
        </w:tc>
        <w:tc>
          <w:tcPr>
            <w:tcW w:w="896" w:type="dxa"/>
            <w:tcBorders/>
          </w:tcPr>
          <w:p>
            <w:pPr>
              <w:pStyle w:val="Normal"/>
              <w:spacing w:lineRule="auto" w:line="240" w:before="0" w:after="0"/>
              <w:ind w:hanging="0" w:left="246"/>
              <w:jc w:val="center"/>
              <w:rPr>
                <w:sz w:val="22"/>
              </w:rPr>
            </w:pPr>
            <w:r>
              <w:rPr>
                <w:sz w:val="22"/>
              </w:rPr>
              <w:t>7</w:t>
            </w:r>
          </w:p>
        </w:tc>
        <w:tc>
          <w:tcPr>
            <w:tcW w:w="1628" w:type="dxa"/>
            <w:tcBorders/>
          </w:tcPr>
          <w:p>
            <w:pPr>
              <w:pStyle w:val="Normal"/>
              <w:spacing w:lineRule="auto" w:line="240" w:before="0" w:after="0"/>
              <w:ind w:hanging="0" w:left="154"/>
              <w:jc w:val="center"/>
              <w:rPr>
                <w:sz w:val="22"/>
              </w:rPr>
            </w:pPr>
            <w:r>
              <w:rPr>
                <w:sz w:val="22"/>
              </w:rPr>
              <w:t>17</w:t>
            </w:r>
          </w:p>
        </w:tc>
        <w:tc>
          <w:tcPr>
            <w:tcW w:w="1171" w:type="dxa"/>
            <w:tcBorders/>
          </w:tcPr>
          <w:p>
            <w:pPr>
              <w:pStyle w:val="Normal"/>
              <w:spacing w:lineRule="auto" w:line="240" w:before="0" w:after="0"/>
              <w:ind w:hanging="0" w:left="0"/>
              <w:jc w:val="left"/>
              <w:rPr>
                <w:sz w:val="22"/>
              </w:rPr>
            </w:pPr>
            <w:r>
              <w:rPr>
                <w:sz w:val="22"/>
              </w:rPr>
              <w:t>934</w:t>
            </w:r>
          </w:p>
        </w:tc>
      </w:tr>
      <w:tr>
        <w:trPr>
          <w:trHeight w:val="271" w:hRule="atLeast"/>
        </w:trPr>
        <w:tc>
          <w:tcPr>
            <w:tcW w:w="2159" w:type="dxa"/>
            <w:tcBorders/>
          </w:tcPr>
          <w:p>
            <w:pPr>
              <w:pStyle w:val="Normal"/>
              <w:spacing w:lineRule="auto" w:line="240" w:before="0" w:after="0"/>
              <w:ind w:hanging="0" w:left="120"/>
              <w:jc w:val="left"/>
              <w:rPr>
                <w:sz w:val="22"/>
              </w:rPr>
            </w:pPr>
            <w:r>
              <w:rPr>
                <w:sz w:val="22"/>
              </w:rPr>
              <w:t>SKCM</w:t>
            </w:r>
          </w:p>
        </w:tc>
        <w:tc>
          <w:tcPr>
            <w:tcW w:w="1170" w:type="dxa"/>
            <w:tcBorders/>
          </w:tcPr>
          <w:p>
            <w:pPr>
              <w:pStyle w:val="Normal"/>
              <w:spacing w:lineRule="auto" w:line="240" w:before="0" w:after="0"/>
              <w:ind w:hanging="0" w:left="506"/>
              <w:jc w:val="center"/>
              <w:rPr>
                <w:sz w:val="22"/>
              </w:rPr>
            </w:pPr>
            <w:r>
              <w:rPr>
                <w:sz w:val="22"/>
              </w:rPr>
              <w:t>0</w:t>
            </w:r>
          </w:p>
        </w:tc>
        <w:tc>
          <w:tcPr>
            <w:tcW w:w="1354" w:type="dxa"/>
            <w:tcBorders/>
          </w:tcPr>
          <w:p>
            <w:pPr>
              <w:pStyle w:val="Normal"/>
              <w:spacing w:lineRule="auto" w:line="240" w:before="0" w:after="0"/>
              <w:ind w:hanging="0" w:left="419"/>
              <w:jc w:val="center"/>
              <w:rPr>
                <w:sz w:val="22"/>
              </w:rPr>
            </w:pPr>
            <w:r>
              <w:rPr>
                <w:sz w:val="22"/>
              </w:rPr>
              <w:t>0</w:t>
            </w:r>
          </w:p>
        </w:tc>
        <w:tc>
          <w:tcPr>
            <w:tcW w:w="1171" w:type="dxa"/>
            <w:tcBorders/>
          </w:tcPr>
          <w:p>
            <w:pPr>
              <w:pStyle w:val="Normal"/>
              <w:spacing w:lineRule="auto" w:line="240" w:before="0" w:after="0"/>
              <w:ind w:hanging="0" w:left="0"/>
              <w:jc w:val="left"/>
              <w:rPr>
                <w:sz w:val="22"/>
              </w:rPr>
            </w:pPr>
            <w:r>
              <w:rPr>
                <w:sz w:val="22"/>
              </w:rPr>
              <w:t>1275</w:t>
            </w:r>
          </w:p>
        </w:tc>
        <w:tc>
          <w:tcPr>
            <w:tcW w:w="896" w:type="dxa"/>
            <w:tcBorders/>
          </w:tcPr>
          <w:p>
            <w:pPr>
              <w:pStyle w:val="Normal"/>
              <w:spacing w:lineRule="auto" w:line="240" w:before="0" w:after="0"/>
              <w:ind w:hanging="0" w:left="197"/>
              <w:jc w:val="left"/>
              <w:rPr>
                <w:sz w:val="22"/>
              </w:rPr>
            </w:pPr>
            <w:r>
              <w:rPr>
                <w:sz w:val="22"/>
              </w:rPr>
              <w:t>48</w:t>
            </w:r>
          </w:p>
        </w:tc>
        <w:tc>
          <w:tcPr>
            <w:tcW w:w="1628" w:type="dxa"/>
            <w:tcBorders/>
          </w:tcPr>
          <w:p>
            <w:pPr>
              <w:pStyle w:val="Normal"/>
              <w:spacing w:lineRule="auto" w:line="240" w:before="0" w:after="0"/>
              <w:ind w:hanging="0" w:left="104"/>
              <w:jc w:val="left"/>
              <w:rPr>
                <w:sz w:val="22"/>
              </w:rPr>
            </w:pPr>
            <w:r>
              <w:rPr>
                <w:sz w:val="22"/>
              </w:rPr>
              <w:t>27</w:t>
            </w:r>
          </w:p>
        </w:tc>
        <w:tc>
          <w:tcPr>
            <w:tcW w:w="1171" w:type="dxa"/>
            <w:tcBorders/>
          </w:tcPr>
          <w:p>
            <w:pPr>
              <w:pStyle w:val="Normal"/>
              <w:spacing w:lineRule="auto" w:line="240" w:before="0" w:after="0"/>
              <w:ind w:hanging="0" w:left="0"/>
              <w:jc w:val="left"/>
              <w:rPr>
                <w:sz w:val="22"/>
              </w:rPr>
            </w:pPr>
            <w:r>
              <w:rPr>
                <w:sz w:val="22"/>
              </w:rPr>
              <w:t>944</w:t>
            </w:r>
          </w:p>
        </w:tc>
      </w:tr>
      <w:tr>
        <w:trPr>
          <w:trHeight w:val="271" w:hRule="atLeast"/>
        </w:trPr>
        <w:tc>
          <w:tcPr>
            <w:tcW w:w="2159" w:type="dxa"/>
            <w:tcBorders/>
          </w:tcPr>
          <w:p>
            <w:pPr>
              <w:pStyle w:val="Normal"/>
              <w:spacing w:lineRule="auto" w:line="240" w:before="0" w:after="0"/>
              <w:ind w:hanging="0" w:left="120"/>
              <w:jc w:val="left"/>
              <w:rPr>
                <w:sz w:val="22"/>
              </w:rPr>
            </w:pPr>
            <w:r>
              <w:rPr>
                <w:sz w:val="22"/>
              </w:rPr>
              <w:t>KIRP</w:t>
            </w:r>
          </w:p>
        </w:tc>
        <w:tc>
          <w:tcPr>
            <w:tcW w:w="1170" w:type="dxa"/>
            <w:tcBorders/>
          </w:tcPr>
          <w:p>
            <w:pPr>
              <w:pStyle w:val="Normal"/>
              <w:spacing w:lineRule="auto" w:line="240" w:before="0" w:after="0"/>
              <w:ind w:hanging="0" w:left="88"/>
              <w:jc w:val="left"/>
              <w:rPr>
                <w:sz w:val="22"/>
              </w:rPr>
            </w:pPr>
            <w:r>
              <w:rPr>
                <w:sz w:val="22"/>
              </w:rPr>
              <w:t>111</w:t>
            </w:r>
          </w:p>
        </w:tc>
        <w:tc>
          <w:tcPr>
            <w:tcW w:w="1354" w:type="dxa"/>
            <w:tcBorders/>
          </w:tcPr>
          <w:p>
            <w:pPr>
              <w:pStyle w:val="Normal"/>
              <w:spacing w:lineRule="auto" w:line="240" w:before="0" w:after="0"/>
              <w:ind w:hanging="0" w:left="42"/>
              <w:jc w:val="left"/>
              <w:rPr>
                <w:sz w:val="22"/>
              </w:rPr>
            </w:pPr>
            <w:r>
              <w:rPr>
                <w:sz w:val="22"/>
              </w:rPr>
              <w:t>32</w:t>
            </w:r>
          </w:p>
        </w:tc>
        <w:tc>
          <w:tcPr>
            <w:tcW w:w="1171" w:type="dxa"/>
            <w:tcBorders/>
          </w:tcPr>
          <w:p>
            <w:pPr>
              <w:pStyle w:val="Normal"/>
              <w:spacing w:lineRule="auto" w:line="240" w:before="0" w:after="0"/>
              <w:ind w:hanging="0" w:left="0"/>
              <w:jc w:val="left"/>
              <w:rPr>
                <w:sz w:val="22"/>
              </w:rPr>
            </w:pPr>
            <w:r>
              <w:rPr>
                <w:sz w:val="22"/>
              </w:rPr>
              <w:t>1328</w:t>
            </w:r>
          </w:p>
        </w:tc>
        <w:tc>
          <w:tcPr>
            <w:tcW w:w="896" w:type="dxa"/>
            <w:tcBorders/>
          </w:tcPr>
          <w:p>
            <w:pPr>
              <w:pStyle w:val="Normal"/>
              <w:spacing w:lineRule="auto" w:line="240" w:before="0" w:after="0"/>
              <w:ind w:hanging="0" w:left="196"/>
              <w:jc w:val="left"/>
              <w:rPr>
                <w:sz w:val="22"/>
              </w:rPr>
            </w:pPr>
            <w:r>
              <w:rPr>
                <w:sz w:val="22"/>
              </w:rPr>
              <w:t>53</w:t>
            </w:r>
          </w:p>
        </w:tc>
        <w:tc>
          <w:tcPr>
            <w:tcW w:w="1628" w:type="dxa"/>
            <w:tcBorders/>
          </w:tcPr>
          <w:p>
            <w:pPr>
              <w:pStyle w:val="Normal"/>
              <w:spacing w:lineRule="auto" w:line="240" w:before="0" w:after="0"/>
              <w:ind w:hanging="0" w:left="154"/>
              <w:jc w:val="center"/>
              <w:rPr>
                <w:sz w:val="22"/>
              </w:rPr>
            </w:pPr>
            <w:r>
              <w:rPr>
                <w:sz w:val="22"/>
              </w:rPr>
              <w:t>11</w:t>
            </w:r>
          </w:p>
        </w:tc>
        <w:tc>
          <w:tcPr>
            <w:tcW w:w="1171" w:type="dxa"/>
            <w:tcBorders/>
          </w:tcPr>
          <w:p>
            <w:pPr>
              <w:pStyle w:val="Normal"/>
              <w:spacing w:lineRule="auto" w:line="240" w:before="0" w:after="0"/>
              <w:ind w:hanging="0" w:left="0"/>
              <w:jc w:val="left"/>
              <w:rPr>
                <w:sz w:val="22"/>
              </w:rPr>
            </w:pPr>
            <w:r>
              <w:rPr>
                <w:sz w:val="22"/>
              </w:rPr>
              <w:t>974</w:t>
            </w:r>
          </w:p>
        </w:tc>
      </w:tr>
      <w:tr>
        <w:trPr>
          <w:trHeight w:val="271" w:hRule="atLeast"/>
        </w:trPr>
        <w:tc>
          <w:tcPr>
            <w:tcW w:w="2159" w:type="dxa"/>
            <w:tcBorders/>
          </w:tcPr>
          <w:p>
            <w:pPr>
              <w:pStyle w:val="Normal"/>
              <w:spacing w:lineRule="auto" w:line="240" w:before="0" w:after="0"/>
              <w:ind w:hanging="0" w:left="120"/>
              <w:jc w:val="left"/>
              <w:rPr>
                <w:sz w:val="22"/>
              </w:rPr>
            </w:pPr>
            <w:r>
              <w:rPr>
                <w:sz w:val="22"/>
              </w:rPr>
              <w:t>THYM</w:t>
            </w:r>
          </w:p>
        </w:tc>
        <w:tc>
          <w:tcPr>
            <w:tcW w:w="1170" w:type="dxa"/>
            <w:tcBorders/>
          </w:tcPr>
          <w:p>
            <w:pPr>
              <w:pStyle w:val="Normal"/>
              <w:spacing w:lineRule="auto" w:line="240" w:before="0" w:after="0"/>
              <w:ind w:hanging="0" w:left="506"/>
              <w:jc w:val="center"/>
              <w:rPr>
                <w:sz w:val="22"/>
              </w:rPr>
            </w:pPr>
            <w:r>
              <w:rPr>
                <w:sz w:val="22"/>
              </w:rPr>
              <w:t>0</w:t>
            </w:r>
          </w:p>
        </w:tc>
        <w:tc>
          <w:tcPr>
            <w:tcW w:w="1354" w:type="dxa"/>
            <w:tcBorders/>
          </w:tcPr>
          <w:p>
            <w:pPr>
              <w:pStyle w:val="Normal"/>
              <w:spacing w:lineRule="auto" w:line="240" w:before="0" w:after="0"/>
              <w:ind w:hanging="0" w:left="419"/>
              <w:jc w:val="center"/>
              <w:rPr>
                <w:sz w:val="22"/>
              </w:rPr>
            </w:pPr>
            <w:r>
              <w:rPr>
                <w:sz w:val="22"/>
              </w:rPr>
              <w:t>0</w:t>
            </w:r>
          </w:p>
        </w:tc>
        <w:tc>
          <w:tcPr>
            <w:tcW w:w="1171" w:type="dxa"/>
            <w:tcBorders/>
          </w:tcPr>
          <w:p>
            <w:pPr>
              <w:pStyle w:val="Normal"/>
              <w:spacing w:lineRule="auto" w:line="240" w:before="0" w:after="0"/>
              <w:ind w:hanging="0" w:left="0"/>
              <w:jc w:val="left"/>
              <w:rPr>
                <w:sz w:val="22"/>
              </w:rPr>
            </w:pPr>
            <w:r>
              <w:rPr>
                <w:sz w:val="22"/>
              </w:rPr>
              <w:t>1362</w:t>
            </w:r>
          </w:p>
        </w:tc>
        <w:tc>
          <w:tcPr>
            <w:tcW w:w="896" w:type="dxa"/>
            <w:tcBorders/>
          </w:tcPr>
          <w:p>
            <w:pPr>
              <w:pStyle w:val="Normal"/>
              <w:spacing w:lineRule="auto" w:line="240" w:before="0" w:after="0"/>
              <w:ind w:hanging="0" w:left="356"/>
              <w:jc w:val="center"/>
              <w:rPr>
                <w:sz w:val="22"/>
              </w:rPr>
            </w:pPr>
            <w:r>
              <w:rPr>
                <w:sz w:val="22"/>
              </w:rPr>
              <w:t>0</w:t>
            </w:r>
          </w:p>
        </w:tc>
        <w:tc>
          <w:tcPr>
            <w:tcW w:w="1628" w:type="dxa"/>
            <w:tcBorders/>
          </w:tcPr>
          <w:p>
            <w:pPr>
              <w:pStyle w:val="Normal"/>
              <w:spacing w:lineRule="auto" w:line="240" w:before="0" w:after="0"/>
              <w:ind w:hanging="0" w:left="372"/>
              <w:jc w:val="center"/>
              <w:rPr>
                <w:sz w:val="22"/>
              </w:rPr>
            </w:pPr>
            <w:r>
              <w:rPr>
                <w:sz w:val="22"/>
              </w:rPr>
              <w:t>0</w:t>
            </w:r>
          </w:p>
        </w:tc>
        <w:tc>
          <w:tcPr>
            <w:tcW w:w="1171" w:type="dxa"/>
            <w:tcBorders/>
          </w:tcPr>
          <w:p>
            <w:pPr>
              <w:pStyle w:val="Normal"/>
              <w:spacing w:lineRule="auto" w:line="240" w:before="0" w:after="0"/>
              <w:ind w:hanging="0" w:left="0"/>
              <w:jc w:val="left"/>
              <w:rPr>
                <w:sz w:val="22"/>
              </w:rPr>
            </w:pPr>
            <w:r>
              <w:rPr>
                <w:sz w:val="22"/>
              </w:rPr>
              <w:t>973</w:t>
            </w:r>
          </w:p>
        </w:tc>
      </w:tr>
      <w:tr>
        <w:trPr>
          <w:trHeight w:val="271" w:hRule="atLeast"/>
        </w:trPr>
        <w:tc>
          <w:tcPr>
            <w:tcW w:w="2159" w:type="dxa"/>
            <w:tcBorders/>
          </w:tcPr>
          <w:p>
            <w:pPr>
              <w:pStyle w:val="Normal"/>
              <w:spacing w:lineRule="auto" w:line="240" w:before="0" w:after="0"/>
              <w:ind w:hanging="0" w:left="120"/>
              <w:jc w:val="left"/>
              <w:rPr>
                <w:sz w:val="22"/>
              </w:rPr>
            </w:pPr>
            <w:r>
              <w:rPr>
                <w:sz w:val="22"/>
              </w:rPr>
              <w:t>KIRC</w:t>
            </w:r>
          </w:p>
        </w:tc>
        <w:tc>
          <w:tcPr>
            <w:tcW w:w="1170" w:type="dxa"/>
            <w:tcBorders/>
          </w:tcPr>
          <w:p>
            <w:pPr>
              <w:pStyle w:val="Normal"/>
              <w:spacing w:lineRule="auto" w:line="240" w:before="0" w:after="0"/>
              <w:ind w:hanging="0" w:left="87"/>
              <w:jc w:val="left"/>
              <w:rPr>
                <w:sz w:val="22"/>
              </w:rPr>
            </w:pPr>
            <w:r>
              <w:rPr>
                <w:sz w:val="22"/>
              </w:rPr>
              <w:t>42</w:t>
            </w:r>
          </w:p>
        </w:tc>
        <w:tc>
          <w:tcPr>
            <w:tcW w:w="1354" w:type="dxa"/>
            <w:tcBorders/>
          </w:tcPr>
          <w:p>
            <w:pPr>
              <w:pStyle w:val="Normal"/>
              <w:spacing w:lineRule="auto" w:line="240" w:before="0" w:after="0"/>
              <w:ind w:hanging="0" w:left="42"/>
              <w:jc w:val="left"/>
              <w:rPr>
                <w:sz w:val="22"/>
              </w:rPr>
            </w:pPr>
            <w:r>
              <w:rPr>
                <w:sz w:val="22"/>
              </w:rPr>
              <w:t>66</w:t>
            </w:r>
          </w:p>
        </w:tc>
        <w:tc>
          <w:tcPr>
            <w:tcW w:w="1171" w:type="dxa"/>
            <w:tcBorders/>
          </w:tcPr>
          <w:p>
            <w:pPr>
              <w:pStyle w:val="Normal"/>
              <w:spacing w:lineRule="auto" w:line="240" w:before="0" w:after="0"/>
              <w:ind w:hanging="0" w:left="0"/>
              <w:jc w:val="left"/>
              <w:rPr>
                <w:sz w:val="22"/>
              </w:rPr>
            </w:pPr>
            <w:r>
              <w:rPr>
                <w:sz w:val="22"/>
              </w:rPr>
              <w:t>1266</w:t>
            </w:r>
          </w:p>
        </w:tc>
        <w:tc>
          <w:tcPr>
            <w:tcW w:w="896" w:type="dxa"/>
            <w:tcBorders/>
          </w:tcPr>
          <w:p>
            <w:pPr>
              <w:pStyle w:val="Normal"/>
              <w:spacing w:lineRule="auto" w:line="240" w:before="0" w:after="0"/>
              <w:ind w:hanging="0" w:left="196"/>
              <w:jc w:val="left"/>
              <w:rPr>
                <w:sz w:val="22"/>
              </w:rPr>
            </w:pPr>
            <w:r>
              <w:rPr>
                <w:sz w:val="22"/>
              </w:rPr>
              <w:t>23</w:t>
            </w:r>
          </w:p>
        </w:tc>
        <w:tc>
          <w:tcPr>
            <w:tcW w:w="1628" w:type="dxa"/>
            <w:tcBorders/>
          </w:tcPr>
          <w:p>
            <w:pPr>
              <w:pStyle w:val="Normal"/>
              <w:spacing w:lineRule="auto" w:line="240" w:before="0" w:after="0"/>
              <w:ind w:hanging="0" w:left="104"/>
              <w:jc w:val="left"/>
              <w:rPr>
                <w:sz w:val="22"/>
              </w:rPr>
            </w:pPr>
            <w:r>
              <w:rPr>
                <w:sz w:val="22"/>
              </w:rPr>
              <w:t>24</w:t>
            </w:r>
          </w:p>
        </w:tc>
        <w:tc>
          <w:tcPr>
            <w:tcW w:w="1171" w:type="dxa"/>
            <w:tcBorders/>
          </w:tcPr>
          <w:p>
            <w:pPr>
              <w:pStyle w:val="Normal"/>
              <w:spacing w:lineRule="auto" w:line="240" w:before="0" w:after="0"/>
              <w:ind w:hanging="0" w:left="0"/>
              <w:jc w:val="left"/>
              <w:rPr>
                <w:sz w:val="22"/>
              </w:rPr>
            </w:pPr>
            <w:r>
              <w:rPr>
                <w:sz w:val="22"/>
              </w:rPr>
              <w:t>959</w:t>
            </w:r>
          </w:p>
        </w:tc>
      </w:tr>
      <w:tr>
        <w:trPr>
          <w:trHeight w:val="174" w:hRule="atLeast"/>
        </w:trPr>
        <w:tc>
          <w:tcPr>
            <w:tcW w:w="2159" w:type="dxa"/>
            <w:tcBorders>
              <w:bottom w:val="single" w:sz="4" w:space="0" w:color="000000"/>
            </w:tcBorders>
          </w:tcPr>
          <w:p>
            <w:pPr>
              <w:pStyle w:val="Normal"/>
              <w:spacing w:lineRule="auto" w:line="240" w:before="0" w:after="0"/>
              <w:ind w:hanging="0" w:left="120"/>
              <w:jc w:val="left"/>
              <w:rPr>
                <w:sz w:val="22"/>
              </w:rPr>
            </w:pPr>
            <w:r>
              <w:rPr>
                <w:sz w:val="22"/>
              </w:rPr>
              <w:t>UCEC</w:t>
            </w:r>
          </w:p>
        </w:tc>
        <w:tc>
          <w:tcPr>
            <w:tcW w:w="1170" w:type="dxa"/>
            <w:tcBorders>
              <w:bottom w:val="single" w:sz="4" w:space="0" w:color="000000"/>
            </w:tcBorders>
          </w:tcPr>
          <w:p>
            <w:pPr>
              <w:pStyle w:val="Normal"/>
              <w:spacing w:lineRule="auto" w:line="240" w:before="0" w:after="0"/>
              <w:ind w:hanging="0" w:left="87"/>
              <w:jc w:val="left"/>
              <w:rPr>
                <w:sz w:val="22"/>
              </w:rPr>
            </w:pPr>
            <w:r>
              <w:rPr>
                <w:sz w:val="22"/>
              </w:rPr>
              <w:t>94</w:t>
            </w:r>
          </w:p>
        </w:tc>
        <w:tc>
          <w:tcPr>
            <w:tcW w:w="1354" w:type="dxa"/>
            <w:tcBorders>
              <w:bottom w:val="single" w:sz="4" w:space="0" w:color="000000"/>
            </w:tcBorders>
          </w:tcPr>
          <w:p>
            <w:pPr>
              <w:pStyle w:val="Normal"/>
              <w:spacing w:lineRule="auto" w:line="240" w:before="0" w:after="0"/>
              <w:ind w:hanging="0" w:left="42"/>
              <w:jc w:val="left"/>
              <w:rPr>
                <w:sz w:val="22"/>
              </w:rPr>
            </w:pPr>
            <w:r>
              <w:rPr>
                <w:sz w:val="22"/>
              </w:rPr>
              <w:t>135</w:t>
            </w:r>
          </w:p>
        </w:tc>
        <w:tc>
          <w:tcPr>
            <w:tcW w:w="1171" w:type="dxa"/>
            <w:tcBorders>
              <w:bottom w:val="single" w:sz="4" w:space="0" w:color="000000"/>
            </w:tcBorders>
          </w:tcPr>
          <w:p>
            <w:pPr>
              <w:pStyle w:val="Normal"/>
              <w:spacing w:lineRule="auto" w:line="240" w:before="0" w:after="0"/>
              <w:ind w:hanging="0" w:left="0"/>
              <w:jc w:val="left"/>
              <w:rPr>
                <w:sz w:val="22"/>
              </w:rPr>
            </w:pPr>
            <w:r>
              <w:rPr>
                <w:sz w:val="22"/>
              </w:rPr>
              <w:t>1213</w:t>
            </w:r>
          </w:p>
        </w:tc>
        <w:tc>
          <w:tcPr>
            <w:tcW w:w="896" w:type="dxa"/>
            <w:tcBorders>
              <w:bottom w:val="single" w:sz="4" w:space="0" w:color="000000"/>
            </w:tcBorders>
          </w:tcPr>
          <w:p>
            <w:pPr>
              <w:pStyle w:val="Normal"/>
              <w:spacing w:lineRule="auto" w:line="240" w:before="0" w:after="0"/>
              <w:ind w:hanging="0" w:left="197"/>
              <w:jc w:val="left"/>
              <w:rPr>
                <w:sz w:val="22"/>
              </w:rPr>
            </w:pPr>
            <w:r>
              <w:rPr>
                <w:sz w:val="22"/>
              </w:rPr>
              <w:t>57</w:t>
            </w:r>
          </w:p>
        </w:tc>
        <w:tc>
          <w:tcPr>
            <w:tcW w:w="1628" w:type="dxa"/>
            <w:tcBorders>
              <w:bottom w:val="single" w:sz="4" w:space="0" w:color="000000"/>
            </w:tcBorders>
          </w:tcPr>
          <w:p>
            <w:pPr>
              <w:pStyle w:val="Normal"/>
              <w:spacing w:lineRule="auto" w:line="240" w:before="0" w:after="0"/>
              <w:ind w:hanging="0" w:left="103"/>
              <w:jc w:val="left"/>
              <w:rPr>
                <w:sz w:val="22"/>
              </w:rPr>
            </w:pPr>
            <w:r>
              <w:rPr>
                <w:sz w:val="22"/>
              </w:rPr>
              <w:t>65</w:t>
            </w:r>
          </w:p>
        </w:tc>
        <w:tc>
          <w:tcPr>
            <w:tcW w:w="1171" w:type="dxa"/>
            <w:tcBorders>
              <w:bottom w:val="single" w:sz="4" w:space="0" w:color="000000"/>
            </w:tcBorders>
          </w:tcPr>
          <w:p>
            <w:pPr>
              <w:pStyle w:val="Normal"/>
              <w:spacing w:lineRule="auto" w:line="240" w:before="0" w:after="0"/>
              <w:ind w:hanging="0" w:left="0"/>
              <w:jc w:val="left"/>
              <w:rPr>
                <w:sz w:val="22"/>
              </w:rPr>
            </w:pPr>
            <w:r>
              <w:rPr>
                <w:sz w:val="22"/>
              </w:rPr>
              <w:t>963</w:t>
            </w:r>
          </w:p>
        </w:tc>
      </w:tr>
    </w:tbl>
    <w:p>
      <w:pPr>
        <w:pStyle w:val="Normal"/>
        <w:spacing w:lineRule="auto" w:line="264" w:before="0" w:after="473"/>
        <w:ind w:hanging="0" w:left="0"/>
        <w:jc w:val="left"/>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rPr>
          <w:rStyle w:val="Strong"/>
        </w:rPr>
      </w:pPr>
      <w:r>
        <w:rPr/>
      </w:r>
    </w:p>
    <w:p>
      <w:pPr>
        <w:pStyle w:val="Heading3"/>
        <w:rPr/>
      </w:pPr>
      <w:r>
        <w:rPr>
          <w:rStyle w:val="Strong"/>
          <w:b w:val="false"/>
          <w:bCs w:val="false"/>
        </w:rPr>
        <w:t>3.4 Detailed analysis of each cancer type.</w:t>
      </w:r>
    </w:p>
    <w:p>
      <w:pPr>
        <w:pStyle w:val="Heading3"/>
        <w:rPr/>
      </w:pPr>
      <w:r>
        <w:rPr>
          <w:rStyle w:val="Strong"/>
        </w:rPr>
        <w:t>Liver Hepatocellular Carcinoma (LIHC)</w:t>
      </w:r>
    </w:p>
    <w:p>
      <w:pPr>
        <w:pStyle w:val="BodyText"/>
        <w:rPr/>
      </w:pPr>
      <w:r>
        <w:rPr/>
        <w:t>The LIHC cohort consisted of 377 primary tumor samples and 50 normal tissue samples, with almost 2 times more male than female patients (119 female and 248 male). The average age of the patients at diagnosis was 59.8 years.</w:t>
      </w:r>
    </w:p>
    <w:p>
      <w:pPr>
        <w:pStyle w:val="BodyText"/>
        <w:rPr/>
      </w:pPr>
      <w:r>
        <w:rPr/>
        <w:t>Chi-squared analysis revealed no significant association between sample type distribution and sex (χ² = 0.821 and p-value=0.365), indicating that the distribution of tumor and normal samples was independent of patient sex.</w:t>
      </w:r>
    </w:p>
    <w:p>
      <w:pPr>
        <w:pStyle w:val="BodyText"/>
        <w:rPr/>
      </w:pPr>
      <w:r>
        <w:rPr/>
        <w:t>LIHC exhibited 75,591 DMCs out of the 294,792 CpG sites tested, consisting of 15,197 hypermethylated and 60,394 hypomethylated CpG sites, indicating a pronounced hypomethylation bias. Moreover, 10,277 DMRs were identified out of the 40,031 regions tested, where 1,455 of them were hypermethylated and 8,822 were hypomethylated. The strong hypomethylation pattern that was observed in the DMC analysis is maintained in the DMR analysis, confirming that global hypomethylation is a predominant epigenetic alteration in hepatocellular carcinoma.</w:t>
      </w:r>
    </w:p>
    <w:p>
      <w:pPr>
        <w:pStyle w:val="BodyText"/>
        <w:rPr/>
      </w:pPr>
      <w:r>
        <w:rPr/>
        <w:t>In this type of cancer, 407 hypermethylated and 1,267 hypomethylated DMCs, as well as 63 hypermethylated and 353 hypomethylated DMRs, were found to overlap with miRNA gene bodies, totaling 1,674 DMCs and 416 DMRs. The pronounced hypomethylation bias observed in miRNA gene bodies mirrors the global methylation pattern in LIHC. Additionally, analysis of miRNA promoter regions revealed 49 hypermethylated and 203 hypomethylated DMCs, along with 29 hypermethylated and 103 hypomethylated DMRs, representing 252 total DMCs and 132 total DMRs. The data clearly show that hypomethylation affects both miRNA gene bodies and their promoter regions in liver cancer, indicating that loss of methylation is a primary mechanism driving miRNA dysregulation in this disease.</w:t>
      </w:r>
    </w:p>
    <w:p>
      <w:pPr>
        <w:pStyle w:val="Heading3"/>
        <w:rPr/>
      </w:pPr>
      <w:r>
        <w:rPr>
          <w:rStyle w:val="Strong"/>
        </w:rPr>
        <w:t>Breast Cancer (BRCA)</w:t>
      </w:r>
    </w:p>
    <w:p>
      <w:pPr>
        <w:pStyle w:val="BodyText"/>
        <w:rPr/>
      </w:pPr>
      <w:r>
        <w:rPr/>
        <w:t>The BRCA cohort contained 793 primary tumor samples as well as 97 normal tissue samples, predominantly from female patients (780 female and 9 male). The average age of the patients at the time of diagnosis was 59 years.</w:t>
      </w:r>
    </w:p>
    <w:p>
      <w:pPr>
        <w:pStyle w:val="BodyText"/>
        <w:rPr/>
      </w:pPr>
      <w:r>
        <w:rPr/>
        <w:t>Chi-squared analysis revealed no significant association between sample type distribution and sex (χ² = 0.268 and p-value=0.605), confirming that the distribution of tumor and normal samples were balanced between female and male patients.</w:t>
      </w:r>
    </w:p>
    <w:p>
      <w:pPr>
        <w:pStyle w:val="BodyText"/>
        <w:rPr/>
      </w:pPr>
      <w:r>
        <w:rPr/>
        <w:t>BRCA displayed 63,339 DMCs out of the 292,495 sites analyzed, containing 37,960 hypermethylated and 25,379 hypomethylated CpG sites. Also, it exhibited 7,516 DMRs out of the 39,806 regions tested, consisting of 4,346 hypermethylated and 3,170 hypomethylated regions. Both analyses showed a slight hypermethylation predominance, indicating that hypermethylation is a critical epigenetic alteration in breast cancer.</w:t>
      </w:r>
    </w:p>
    <w:p>
      <w:pPr>
        <w:pStyle w:val="BodyText"/>
        <w:rPr/>
      </w:pPr>
      <w:r>
        <w:rPr/>
        <w:t>In this type of cancer, 1,137 hypermethylated and 850 hypomethylated DMCs, as well as 181 hypermethylated and 185 hypomethylated DMRs, were found to overlap with miRNA gene bodies, totaling 1,987 DMCs and 366 DMRs. The hypermethylation predominance in miRNA gene bodies is consistent with the global methylation pattern observed in BRCA. Furthermore, examination of miRNA promoter regions identified 109 hypermethylated and 81 hypomethylated DMCs, together with 72 hypermethylated and 48 hypomethylated DMRs, representing 190 total DMCs and 120 total DMRs. Both miRNA gene bodies and promoter regions exhibit preferential hypermethylation in breast cancer, suggesting that epigenetic silencing through DNA methylation is a key mechanism for miRNA inactivation in this malignancy.</w:t>
      </w:r>
    </w:p>
    <w:p>
      <w:pPr>
        <w:pStyle w:val="Heading3"/>
        <w:rPr/>
      </w:pPr>
      <w:r>
        <w:rPr>
          <w:rStyle w:val="Strong"/>
        </w:rPr>
        <w:t>Bladder Cancer (BLCA)</w:t>
      </w:r>
    </w:p>
    <w:p>
      <w:pPr>
        <w:pStyle w:val="BodyText"/>
        <w:rPr/>
      </w:pPr>
      <w:r>
        <w:rPr/>
        <w:t>The BLCA cohort comprised of 418 primary tumor samples and 21 normal tissue samples, with 3 times more male than female patients (108 female and 304 male). The average age of patients at the time of diagnosis was 68.2 years.</w:t>
      </w:r>
    </w:p>
    <w:p>
      <w:pPr>
        <w:pStyle w:val="BodyText"/>
        <w:rPr/>
      </w:pPr>
      <w:r>
        <w:rPr/>
        <w:t>Chi-squared analysis revealed a trend toward sex-based sampling differences (χ² = 3.559 and p-value=0.059). While χ² approached a critical value of 3.84 for df=1, these differences in sample distribution between the two sexes were not deemed statistically significant (p-value=0.059).</w:t>
      </w:r>
    </w:p>
    <w:p>
      <w:pPr>
        <w:pStyle w:val="BodyText"/>
        <w:rPr/>
      </w:pPr>
      <w:r>
        <w:rPr/>
        <w:t>BLCA exhibited 88,306 DMCs out of 326,030 sites analyzed, comprised 22,952 hypermethylated and 65,354 hypomethylated sites. The DMR analysis revealed 11,622 DMRs out of 41,193 regions tested, which included 2,498 hypermethylated and 9,124 hypomethylated regions. Both analyses displayed a hypomethylation bias, confirming that hypomethylation is a dominant epigenetic factor for bladder cancer.</w:t>
      </w:r>
    </w:p>
    <w:p>
      <w:pPr>
        <w:pStyle w:val="BodyText"/>
        <w:rPr/>
      </w:pPr>
      <w:r>
        <w:rPr/>
        <w:t>In this type of cancer, 659 hypermethylated and 1,292 hypomethylated DMCs, as well as 103 hypermethylated and 389 hypomethylated DMRs, were found to overlap with miRNA gene bodies, totaling 1,951 DMCs and 492 DMRs. The hypomethylation predominance in miRNA gene bodies reflects the global methylation landscape in BLCA. In addition, analysis of miRNA promoter regions revealed 47 hypermethylated and 217 hypomethylated DMCs, accompanied by 47 hypermethylated and 106 hypomethylated DMRs, representing 264 total DMCs and 153 total DMRs. Hypomethylation dominates both miRNA gene bodies and promoter regions in bladder cancer, indicating that demethylation-mediated activation of miRNA expression is a major epigenetic mechanism in this disease.</w:t>
      </w:r>
    </w:p>
    <w:p>
      <w:pPr>
        <w:pStyle w:val="Heading3"/>
        <w:rPr/>
      </w:pPr>
      <w:r>
        <w:rPr>
          <w:rStyle w:val="Strong"/>
        </w:rPr>
        <w:t>Cervical Squamous Cell Carcinoma (CESC)</w:t>
      </w:r>
    </w:p>
    <w:p>
      <w:pPr>
        <w:pStyle w:val="BodyText"/>
        <w:rPr/>
      </w:pPr>
      <w:r>
        <w:rPr/>
        <w:t>The CESC cohort contained 307 primary tumor samples and 3 normal tissue samples, with all the samples exclusively from female patients (307 female and 0 male). The average age of the patients at diagnosis was 48.8 years.</w:t>
      </w:r>
    </w:p>
    <w:p>
      <w:pPr>
        <w:pStyle w:val="BodyText"/>
        <w:rPr/>
      </w:pPr>
      <w:r>
        <w:rPr/>
        <w:t>Chi-squared tests revealed a strong association between sample type distribution and sex (χ² = 298.12 and p-value&lt;2.2e-16), reflecting the exclusive occurrence of cervical cancer in female patients, as it would be expected in a female specific cancer.</w:t>
      </w:r>
    </w:p>
    <w:p>
      <w:pPr>
        <w:pStyle w:val="BodyText"/>
        <w:rPr/>
      </w:pPr>
      <w:r>
        <w:rPr/>
        <w:t>Despite analyzing 302,629 CpG sites, no significant DMCs were identified. However, CESC exhibited 9,980 DMRs out of the 41,273 regions tested, consisting of 5,386 hypermethylated and 4,594 hypomethylated regions.</w:t>
      </w:r>
    </w:p>
    <w:p>
      <w:pPr>
        <w:pStyle w:val="BodyText"/>
        <w:rPr/>
      </w:pPr>
      <w:r>
        <w:rPr/>
        <w:t>In this type of cancer, 215 hypermethylated and 221 hypomethylated DMRs were found to overlap with miRNA gene bodies, totaling 436 DMRs. The relatively balanced distribution of hypermethylated and hypomethylated DMRs in miRNA gene bodies contrasts with the absence of significant individual CpG alterations, suggesting that regional methylation changes rather than single-site alterations characterize miRNA dysregulation in cervical cancer. Additionally, examination of miRNA promoter regions identified 99 hypermethylated and 91 hypomethylated DMRs, representing 190 total DMRs. Cervical cancer shows balanced regional methylation changes in both miRNA gene bodies and promoters without significant single CpG alterations, demonstrating that miRNA regulation in this cancer type operates primarily through broader regional methylation shifts.</w:t>
      </w:r>
    </w:p>
    <w:p>
      <w:pPr>
        <w:pStyle w:val="Heading3"/>
        <w:rPr/>
      </w:pPr>
      <w:r>
        <w:rPr>
          <w:rStyle w:val="Strong"/>
        </w:rPr>
        <w:t>Cholangiocarcinoma (CHOL)</w:t>
      </w:r>
    </w:p>
    <w:p>
      <w:pPr>
        <w:pStyle w:val="BodyText"/>
        <w:rPr/>
      </w:pPr>
      <w:r>
        <w:rPr/>
        <w:t>The CHOL cohort consisted of 36 primary tumor samples and 9 normal tissue samples, with a relatively balanced sex distribution of 20 female and 16 male patients. The average age of the patients at diagnosis was 63.5 years.</w:t>
      </w:r>
    </w:p>
    <w:p>
      <w:pPr>
        <w:pStyle w:val="BodyText"/>
        <w:rPr/>
      </w:pPr>
      <w:r>
        <w:rPr/>
        <w:t>Chi-squared analysis revealed no significant association between sample type distribution and sex (χ² = 0.673 and p-value=0.412), indicating that the distribution of tumor and normal samples was independent of patient sex.</w:t>
      </w:r>
    </w:p>
    <w:p>
      <w:pPr>
        <w:pStyle w:val="BodyText"/>
        <w:rPr/>
      </w:pPr>
      <w:r>
        <w:rPr/>
        <w:t>CHOL displayed 41,021 DMCs out of the 302,629 CpG sites tested, consisting of 30,685 hypermethylated and 10,336 hypomethylated sites. DMR analysis identified 6,218 DMRs out of 43,388 regions tested, including 4,906 hypermethylated and 1,312 hypomethylated regions. In both cases, a strong hypermethylation dominance is observed, verifying that hypermethylation has a significant role in cholangiocarcinoma.</w:t>
      </w:r>
    </w:p>
    <w:p>
      <w:pPr>
        <w:pStyle w:val="BodyText"/>
        <w:rPr/>
      </w:pPr>
      <w:r>
        <w:rPr/>
        <w:t>In this type of cancer, 873 hypermethylated and 286 hypomethylated DMCs, as well as 203 hypermethylated and 64 hypomethylated DMRs, were found to overlap with miRNA gene bodies, totaling 1,159 DMCs and 267 DMRs. The strong hypermethylation bias in miRNA gene bodies is consistent with the global methylation profile observed in CHOL. Moreover, analysis of miRNA promoter regions revealed 69 hypermethylated and 31 hypomethylated DMCs, together with 83 hypermethylated and 30 hypomethylated DMRs, representing 100 total DMCs and 113 total DMRs. Hypermethylation is the dominant pattern across both miRNA gene bodies and promoters in cholangiocarcinoma, demonstrating that methylation-mediated silencing is a central mechanism of miRNA inactivation in this cancer.</w:t>
      </w:r>
    </w:p>
    <w:p>
      <w:pPr>
        <w:pStyle w:val="Heading3"/>
        <w:rPr/>
      </w:pPr>
      <w:r>
        <w:rPr>
          <w:rStyle w:val="Strong"/>
        </w:rPr>
        <w:t>Colon Adenocarcinoma (COAD)</w:t>
      </w:r>
    </w:p>
    <w:p>
      <w:pPr>
        <w:pStyle w:val="BodyText"/>
        <w:rPr/>
      </w:pPr>
      <w:r>
        <w:rPr/>
        <w:t>The COAD cohort comprised 312 primary tumor samples and 38 normal tissue samples, with a relatively balanced sex distribution of 136 female and 157 male patients. The average age of the patients at diagnosis was 65.3 years.</w:t>
      </w:r>
    </w:p>
    <w:p>
      <w:pPr>
        <w:pStyle w:val="BodyText"/>
        <w:rPr/>
      </w:pPr>
      <w:r>
        <w:rPr/>
        <w:t>Chi-squared analysis revealed no significant association between sample type distribution and sex (χ² = 0.285 and p-value=0.867), indicating that the distribution of tumor and normal samples was balanced between the male and female patients.</w:t>
      </w:r>
    </w:p>
    <w:p>
      <w:pPr>
        <w:pStyle w:val="BodyText"/>
        <w:rPr/>
      </w:pPr>
      <w:r>
        <w:rPr/>
        <w:t>COAD displayed 63,914 DMCs out of 303,901 sites tested, containing 29,662 hypermethylated and 34,252 hypomethylated CpG sites. It also exhibited 7,775 DMRs out of 41,667 regions analyzed, consisting of 3,722 hypermethylated and 4,053 hypomethylated regions. COAD revealed a slight hypomethylation predominance in both analyses, confirming the significance of hypomethylation as an epigenetic alteration.</w:t>
      </w:r>
    </w:p>
    <w:p>
      <w:pPr>
        <w:pStyle w:val="BodyText"/>
        <w:rPr/>
      </w:pPr>
      <w:r>
        <w:rPr/>
        <w:t>In this type of cancer, 946 hypermethylated and 1,102 hypomethylated DMCs, as well as 98 hypermethylated and 122 hypomethylated DMRs, were found to overlap with miRNA gene bodies, totaling 2,048 DMCs and 220 DMRs. The modest hypomethylation predominance in miRNA gene bodies aligns with the overall methylation pattern in COAD. Additionally, examination of miRNA promoter regions identified 74 hypermethylated and 99 hypomethylated DMCs, along with 75 hypermethylated and 52 hypomethylated DMRs, representing 173 total DMCs and 127 total DMRs. While miRNA gene bodies show modest hypomethylation, the promoter regions display more complex patterns with regional hypermethylation in DMRs, indicating that colon cancer employs distinct methylation strategies at different functional elements of miRNA genes.</w:t>
      </w:r>
    </w:p>
    <w:p>
      <w:pPr>
        <w:pStyle w:val="Heading3"/>
        <w:rPr/>
      </w:pPr>
      <w:r>
        <w:rPr>
          <w:rStyle w:val="Strong"/>
        </w:rPr>
        <w:t>Esophageal Carcinoma (ESCA)</w:t>
      </w:r>
    </w:p>
    <w:p>
      <w:pPr>
        <w:pStyle w:val="BodyText"/>
        <w:rPr/>
      </w:pPr>
      <w:r>
        <w:rPr/>
        <w:t>The ESCA cohort consisted of 185 primary tumor samples as well as 16 normal tissue samples, with almost 6 time more male than female patients (27 female and 158 male). The average age of the patients at diagnosis was 62.7 years.</w:t>
      </w:r>
    </w:p>
    <w:p>
      <w:pPr>
        <w:pStyle w:val="BodyText"/>
        <w:rPr/>
      </w:pPr>
      <w:r>
        <w:rPr/>
        <w:t>Chi-squared analysis revealed a nominally significant association between sample type distribution and sex (χ² = 4.085 and p-value=0.043), suggesting a modest sex-based difference in sampling patterns.</w:t>
      </w:r>
    </w:p>
    <w:p>
      <w:pPr>
        <w:pStyle w:val="BodyText"/>
        <w:rPr/>
      </w:pPr>
      <w:r>
        <w:rPr/>
        <w:t>ESCA exhibited 61,506 DMCs out of the 342,014 CpG sites tested, including 30,434 hypermethylated and 31,072 hypomethylated sites. DMR analysis showed 7,708 DMRs out of 42,520 regions, consisting of 3,668 hypermethylated and 4,040 hypomethylated regions. Both analyses displayed a balanced ration of hypermethylation and hypomethylation, revealing that both epigenetic mechanisms contribute equally to the development of esophageal carcinoma.</w:t>
      </w:r>
    </w:p>
    <w:p>
      <w:pPr>
        <w:pStyle w:val="BodyText"/>
        <w:rPr/>
      </w:pPr>
      <w:r>
        <w:rPr/>
        <w:t>In this type of cancer, 924 hypermethylated and 992 hypomethylated DMCs, as well as 163 hypermethylated and 175 hypomethylated DMRs, were found to overlap with miRNA gene bodies, totaling 1,916 DMCs and 338 DMRs. The balanced distribution of hypermethylated and hypomethylated alterations in miRNA gene bodies mirrors the global methylation equilibrium observed in ESCA. Furthermore, analysis of miRNA promoter regions revealed 71 hypermethylated and 101 hypomethylated DMCs, together with 63 hypermethylated and 51 hypomethylated DMRs, representing 172 total DMCs and 114 total DMRs. Esophageal carcinoma shows relatively balanced methylation changes across both miRNA gene bodies and promoters, demonstrating that both hypermethylation and hypomethylation contribute to miRNA dysregulation in this disease.</w:t>
      </w:r>
    </w:p>
    <w:p>
      <w:pPr>
        <w:pStyle w:val="Heading3"/>
        <w:rPr/>
      </w:pPr>
      <w:r>
        <w:rPr>
          <w:rStyle w:val="Strong"/>
        </w:rPr>
        <w:t>Glioblastoma Multiforme (GBM)</w:t>
      </w:r>
    </w:p>
    <w:p>
      <w:pPr>
        <w:pStyle w:val="BodyText"/>
        <w:rPr/>
      </w:pPr>
      <w:r>
        <w:rPr/>
        <w:t>The GBM cohort included 140 primary tumor samples and 2 normal tissue samples, which derived from 58 female and 80 male patients. The average age of patients at diagnosis was 61.1 years.</w:t>
      </w:r>
    </w:p>
    <w:p>
      <w:pPr>
        <w:pStyle w:val="BodyText"/>
        <w:rPr/>
      </w:pPr>
      <w:r>
        <w:rPr/>
        <w:t>Chi-squared tests revealed no association between sample type distribution and sex (χ² = 2.70e-30 and p-value=1.000), indicating essentially perfect independence of sample distribution between female and male patients.</w:t>
      </w:r>
    </w:p>
    <w:p>
      <w:pPr>
        <w:pStyle w:val="BodyText"/>
        <w:rPr/>
      </w:pPr>
      <w:r>
        <w:rPr/>
        <w:t>Even though GBM displayed no significant DMCs after testing 327,021 CpG sites, it exhibited 2,751 DMRs out of 42,132 regions analyzed. The DMRs consisted of 1,416 hypermethylated and 1,335 hypomethylated regions.</w:t>
      </w:r>
    </w:p>
    <w:p>
      <w:pPr>
        <w:pStyle w:val="BodyText"/>
        <w:rPr/>
      </w:pPr>
      <w:r>
        <w:rPr/>
        <w:t>In this type of cancer, 87 hypermethylated and 62 hypomethylated DMRs were found to overlap with miRNA gene bodies, totaling 149 DMRs. The relatively balanced distribution with a slight hypermethylation predominance in miRNA gene body DMRs is consistent with the overall regional methylation pattern in GBM. Additionally, examination of miRNA promoter regions identified 43 hypermethylated and 28 hypomethylated DMRs, representing 71 total DMRs. Glioblastoma shows modest regional methylation changes with a slight hypermethylation bias in both miRNA gene bodies and promoters, but the absence of single CpG alterations indicates that regional methylation shifts are the primary mode of miRNA regulation in this cancer.</w:t>
      </w:r>
    </w:p>
    <w:p>
      <w:pPr>
        <w:pStyle w:val="Heading3"/>
        <w:rPr/>
      </w:pPr>
      <w:r>
        <w:rPr>
          <w:rStyle w:val="Strong"/>
        </w:rPr>
        <w:t>Head and Neck Squamous Cell Carcinoma (HNSC)</w:t>
      </w:r>
    </w:p>
    <w:p>
      <w:pPr>
        <w:pStyle w:val="BodyText"/>
        <w:rPr/>
      </w:pPr>
      <w:r>
        <w:rPr/>
        <w:t>The HNSC cohort contained 528 primary tumor samples and 50 normal tissue samples, with 2.5 times more male than female patients (142 female and 386 male). The average age of the patients at diagnosis was 61.5 years.</w:t>
      </w:r>
    </w:p>
    <w:p>
      <w:pPr>
        <w:pStyle w:val="BodyText"/>
        <w:rPr/>
      </w:pPr>
      <w:r>
        <w:rPr/>
        <w:t>Chi-squared analysis revealed no significant association between sample type distribution and sex (χ² = 0.076 and p-value=0.783), indicating that the distribution of tumor and normal samples was independent of patient sex.</w:t>
      </w:r>
    </w:p>
    <w:p>
      <w:pPr>
        <w:pStyle w:val="BodyText"/>
        <w:rPr/>
      </w:pPr>
      <w:r>
        <w:rPr/>
        <w:t>HNSC exhibited 74,041 DMCs out of 325,410 CpG sites tested, including 34,356 hypermethylated and 39,685 hypomethylated sites. DMR analysis revealed 8,701 DMRs out of 41,653 regions tested, consisting of 3,507 hypermethylated and 5,194 hypomethylated regions. Both analyses suggest that hypomethylation is slightly more prominent in head and neck squamous cell carcinoma.</w:t>
      </w:r>
    </w:p>
    <w:p>
      <w:pPr>
        <w:pStyle w:val="BodyText"/>
        <w:rPr/>
      </w:pPr>
      <w:r>
        <w:rPr/>
        <w:t>In this type of cancer, 957 hypermethylated and 1,159 hypomethylated DMCs, as well as 158 hypermethylated and 222 hypomethylated DMRs, were found to overlap with miRNA gene bodies, totaling 2,116 DMCs and 380 DMRs. The hypomethylation predominance in miRNA gene bodies is consistent with the global methylation landscape in HNSC. Moreover, analysis of miRNA promoter regions revealed 69 hypermethylated and 113 hypomethylated DMCs, accompanied by 58 hypermethylated and 61 hypomethylated DMRs, representing 182 total DMCs and 119 total DMRs. Hypomethylation is the dominant trend in miRNA gene bodies and is also evident in promoter region DMCs, though promoter DMRs show a more balanced pattern, indicating that demethylation-mediated miRNA activation plays a significant role in head and neck cancer.</w:t>
      </w:r>
    </w:p>
    <w:p>
      <w:pPr>
        <w:pStyle w:val="Heading3"/>
        <w:rPr/>
      </w:pPr>
      <w:r>
        <w:rPr>
          <w:rStyle w:val="Strong"/>
        </w:rPr>
        <w:t>Lung Adenocarcinoma (LUAD)</w:t>
      </w:r>
    </w:p>
    <w:p>
      <w:pPr>
        <w:pStyle w:val="BodyText"/>
        <w:rPr/>
      </w:pPr>
      <w:r>
        <w:rPr/>
        <w:t>The LUAD cohort consisted of 473 primary tumor samples and 32 normal tissue samples, with a relatively balanced sex distribution of 246 female and 215 male patients. The average age of patients at diagnosis was 65.4 years.</w:t>
      </w:r>
    </w:p>
    <w:p>
      <w:pPr>
        <w:pStyle w:val="BodyText"/>
        <w:rPr/>
      </w:pPr>
      <w:r>
        <w:rPr/>
        <w:t>Chi-squared analysis revealed no significant association between sample type distribution and sex (χ² = 0.320 and p-value=0.572), suggesting that the distribution of tumor and normal samples was not based on patient sex.</w:t>
      </w:r>
    </w:p>
    <w:p>
      <w:pPr>
        <w:pStyle w:val="BodyText"/>
        <w:rPr/>
      </w:pPr>
      <w:r>
        <w:rPr/>
        <w:t>LUAD showed 62,036 DMCs out of 322,968 CpG sites tested, containing 33,243 hypermethylated and 28,793 hypomethylated sites. It also exhibited 6,724 DMRs out of 41,750 regions tested, including 3,481 hypermethylated and 3,243 hypomethylated regions. Both analyses displayed a balanced ration of hypermethylation and hypomethylation, revealing that both epigenetic mechanisms contribute equally to the development of lung adenocarcinoma.</w:t>
      </w:r>
    </w:p>
    <w:p>
      <w:pPr>
        <w:pStyle w:val="BodyText"/>
        <w:rPr/>
      </w:pPr>
      <w:r>
        <w:rPr/>
        <w:t>In this type of cancer, 1,024 hypermethylated and 762 hypomethylated DMCs, as well as 153 hypermethylated and 136 hypomethylated DMRs, were found to overlap with miRNA gene bodies, totaling 1,786 DMCs and 289 DMRs. Interestingly, while the global methylation pattern is balanced, miRNA gene bodies show a moderate hypermethylation predominance, suggesting selective hypermethylation of miRNA-coding sequences in LUAD. Furthermore, examination of miRNA promoter regions identified 62 hypermethylated and 92 hypomethylated DMCs, together with 61 hypermethylated and 41 hypomethylated DMRs, representing 154 total DMCs and 102 total DMRs. Lung adenocarcinoma shows divergent methylation patterns between miRNA gene bodies (preferentially hypermethylated) and promoter regions (variable patterns), demonstrating that different regulatory mechanisms operate at distinct functional elements of miRNA genes in this cancer.</w:t>
      </w:r>
    </w:p>
    <w:p>
      <w:pPr>
        <w:pStyle w:val="Heading3"/>
        <w:rPr/>
      </w:pPr>
      <w:r>
        <w:rPr>
          <w:rStyle w:val="Strong"/>
        </w:rPr>
        <w:t>Lung Squamous Cell Carcinoma (LUSC)</w:t>
      </w:r>
    </w:p>
    <w:p>
      <w:pPr>
        <w:pStyle w:val="BodyText"/>
        <w:rPr/>
      </w:pPr>
      <w:r>
        <w:rPr/>
        <w:t>The LUSC cohort comprised 370 primary tumor samples and 42 normal tissue samples, with three times more male than female patients (96 female and 276 male). The average age of patients at diagnosis was 68.1 years.</w:t>
      </w:r>
    </w:p>
    <w:p>
      <w:pPr>
        <w:pStyle w:val="BodyText"/>
        <w:rPr/>
      </w:pPr>
      <w:r>
        <w:rPr/>
        <w:t>Chi-squared analysis revealed no significant association between sample type distribution and sex (χ² = 0.263 and p-value=0.608), indicating that the distribution of tumor and normal samples was balanced between the male and female patients.</w:t>
      </w:r>
    </w:p>
    <w:p>
      <w:pPr>
        <w:pStyle w:val="BodyText"/>
        <w:rPr/>
      </w:pPr>
      <w:r>
        <w:rPr/>
        <w:t>LUSC displayed 73,812 DMCs out of 307,855 CpG sites tested, consisting of 28,038 hypermethylated and 45,774 hypomethylated sites. DMR analysis revealed 9,162 DRMs out of 40,124 total regions analyzed, including 3,056 hypermethylated and 6,106 hypomethylated regions. Both analyses confirm that hypomethylation is a predominant epigenetic factor in lung squamous cell carcinoma.</w:t>
      </w:r>
    </w:p>
    <w:p>
      <w:pPr>
        <w:pStyle w:val="BodyText"/>
        <w:rPr/>
      </w:pPr>
      <w:r>
        <w:rPr/>
        <w:t>In this type of cancer, 846 hypermethylated and 1,217 hypomethylated DMCs, as well as 137 hypermethylated and 272 hypomethylated DMRs, were found to overlap with miRNA gene bodies, totaling 2,063 DMCs and 409 DMRs. The pronounced hypomethylation bias in miRNA gene bodies is consistent with the global methylation pattern observed in LUSC. Additionally, analysis of miRNA promoter regions revealed 58 hypermethylated and 172 hypomethylated DMCs, along with 56 hypermethylated and 75 hypomethylated DMRs, representing 230 total DMCs and 131 total DMRs. Hypomethylation is the predominant pattern across both miRNA gene bodies and promoter regions in lung squamous cell carcinoma, indicating that demethylation is the primary mechanism driving miRNA dysregulation in this disease.</w:t>
      </w:r>
    </w:p>
    <w:p>
      <w:pPr>
        <w:pStyle w:val="Heading3"/>
        <w:rPr/>
      </w:pPr>
      <w:r>
        <w:rPr>
          <w:rStyle w:val="Strong"/>
        </w:rPr>
        <w:t>Pancreatic Adenocarcinoma (PAAD)</w:t>
      </w:r>
    </w:p>
    <w:p>
      <w:pPr>
        <w:pStyle w:val="BodyText"/>
        <w:rPr/>
      </w:pPr>
      <w:r>
        <w:rPr/>
        <w:t>The PAAD cohort included 184 primary tumor samples and 10 normal tissue samples, from 82 female and 102 male patients. The average age of patients at diagnosis was 65.2 years.</w:t>
      </w:r>
    </w:p>
    <w:p>
      <w:pPr>
        <w:pStyle w:val="BodyText"/>
        <w:rPr/>
      </w:pPr>
      <w:r>
        <w:rPr/>
        <w:t>Chi-squared tests revealed no association between sample type distribution and sex (χ² = 6.25e-31 and p-value=1.000), indicating essentially perfect independence of sample distribution between female and male patients.</w:t>
      </w:r>
    </w:p>
    <w:p>
      <w:pPr>
        <w:pStyle w:val="BodyText"/>
        <w:rPr/>
      </w:pPr>
      <w:r>
        <w:rPr/>
        <w:t>PAAD exhibited 38,389 DMCs out of 330,957 CpG sites tested, consisting of 22,395 hypermethylated and 15,994 hypomethylated sites. It also displayed 3,725 DMRs out of 41,711 regions analyzed, including 2,276 hypermethylated and 1,449 hypomethylated regions. As can be observed, there is a slight hypermethylation predominance suggesting that hypermethylation is a critical epigenetic factor in pancreatic cancer.</w:t>
      </w:r>
    </w:p>
    <w:p>
      <w:pPr>
        <w:pStyle w:val="BodyText"/>
        <w:rPr/>
      </w:pPr>
      <w:r>
        <w:rPr/>
        <w:t>In this type of cancer, 544 hypermethylated and 536 hypomethylated DMCs, as well as 86 hypermethylated and 69 hypomethylated DMRs, were found to overlap with miRNA gene bodies, totaling 1,080 DMCs and 155 DMRs. The relatively balanced distribution of methylation alterations in miRNA gene bodies, with a slight hypermethylation tendency, is consistent with the modest hypermethylation bias observed globally in PAAD. Moreover, examination of miRNA promoter regions identified 56 hypermethylated and 53 hypomethylated DMCs, accompanied by 44 hypermethylated and 20 hypomethylated DMRs, representing 109 total DMCs and 64 total DMRs. While miRNA gene bodies show relatively balanced methylation, promoter regions exhibit stronger hypermethylation particularly at the regional level, suggesting that epigenetic silencing through promoter methylation may be more important than gene body methylation for miRNA regulation in pancreatic cancer.</w:t>
      </w:r>
    </w:p>
    <w:p>
      <w:pPr>
        <w:pStyle w:val="Heading3"/>
        <w:rPr/>
      </w:pPr>
      <w:r>
        <w:rPr>
          <w:rStyle w:val="Strong"/>
        </w:rPr>
        <w:t>Pheochromocytoma and Paraganglioma (PCPG)</w:t>
      </w:r>
    </w:p>
    <w:p>
      <w:pPr>
        <w:pStyle w:val="BodyText"/>
        <w:rPr/>
      </w:pPr>
      <w:r>
        <w:rPr/>
        <w:t>The PCPG cohort consisted of 179 primary tumor samples and 3 normal tissue samples, from 101 female and 78 male patients. The average age of patients at diagnosis was 47.7 years.</w:t>
      </w:r>
    </w:p>
    <w:p>
      <w:pPr>
        <w:pStyle w:val="BodyText"/>
        <w:rPr/>
      </w:pPr>
      <w:r>
        <w:rPr/>
        <w:t>Chi-squared analysis revealed no significant association between sample type distribution and sex (χ² = 0.045 and p-value=0.8316), suggesting that the distribution of tumor and normal samples was not based on patient sex.</w:t>
      </w:r>
    </w:p>
    <w:p>
      <w:pPr>
        <w:pStyle w:val="BodyText"/>
        <w:rPr/>
      </w:pPr>
      <w:r>
        <w:rPr/>
        <w:t>Even though PCPG displayed no significant DMCs after testing 367,946 CpG sites, it exhibited 6,294 DMRs out of 43,968 regions analyzed. The DMRs consisted of 1,265 hypermethylated and 5,029 hypomethylated regions.</w:t>
      </w:r>
    </w:p>
    <w:p>
      <w:pPr>
        <w:pStyle w:val="BodyText"/>
        <w:rPr/>
      </w:pPr>
      <w:r>
        <w:rPr/>
        <w:t>In this type of cancer, 88 hypermethylated and 227 hypomethylated DMRs were found to overlap with miRNA gene bodies, totaling 315 DMRs. The strong hypomethylation predominance in miRNA gene body DMRs mirrors the overall regional hypomethylation pattern observed in PCPG. Furthermore, analysis of miRNA promoter regions identified 25 hypermethylated and 68 hypomethylated DMRs, representing 93 total DMRs. Regional hypomethylation dominates both miRNA gene bodies and promoter regions in pheochromocytoma and paraganglioma, demonstrating that demethylation is the primary epigenetic mechanism affecting miRNA regulation in this cancer despite the absence of single CpG alterations.</w:t>
      </w:r>
    </w:p>
    <w:p>
      <w:pPr>
        <w:pStyle w:val="Heading3"/>
        <w:rPr/>
      </w:pPr>
      <w:r>
        <w:rPr>
          <w:rStyle w:val="Strong"/>
        </w:rPr>
        <w:t>Prostate Adenocarcinoma (PRAD)</w:t>
      </w:r>
    </w:p>
    <w:p>
      <w:pPr>
        <w:pStyle w:val="BodyText"/>
        <w:rPr/>
      </w:pPr>
      <w:r>
        <w:rPr/>
        <w:t>The PRAD cohort included 502 primary tumor samples and 50 normal tissue samples, which derived exclusively from 498 male patients. The average age of patients at diagnosis was 61.7 years.</w:t>
      </w:r>
    </w:p>
    <w:p>
      <w:pPr>
        <w:pStyle w:val="BodyText"/>
        <w:rPr/>
      </w:pPr>
      <w:r>
        <w:rPr/>
        <w:t>Chi-squared tests revealed a strong association between sample type distribution and sex (χ² = 370.12 and p-value&lt;2.2e-16), reflecting the exclusive occurrence of prostate cancer in male patients, as it would be expected in a male specific cancer.</w:t>
      </w:r>
    </w:p>
    <w:p>
      <w:pPr>
        <w:pStyle w:val="BodyText"/>
        <w:rPr/>
      </w:pPr>
      <w:r>
        <w:rPr/>
        <w:t>PRAD revealed 59,350 DMCs out of 335,747 CpG sites tested, containing 44,971 hypermethylated and 14,379 hypomethylated sites. DMR analysis showed 6,223 DMRs out of 42,248 regions analyzed, consisting of 4,782 hypermethylated and 1,441 hypomethylated regions. The results yielded from both DMC and DMR analysis indicate that hypermethylation has a significant role in the development of prostate cancer.</w:t>
      </w:r>
    </w:p>
    <w:p>
      <w:pPr>
        <w:pStyle w:val="BodyText"/>
        <w:rPr/>
      </w:pPr>
      <w:r>
        <w:rPr/>
        <w:t>In this type of cancer, 1,113 hypermethylated and 518 hypomethylated DMCs, as well as 195 hypermethylated and 73 hypomethylated DMRs, were found to overlap with miRNA gene bodies, totaling 1,631 DMCs and 268 DMRs. The marked hypermethylation predominance in miRNA gene bodies is consistent with the global hypermethylation pattern observed in PRAD. Additionally, examination of miRNA promoter regions revealed 143 hypermethylated and 42 hypomethylated DMCs, together with 75 hypermethylated and 15 hypomethylated DMRs, representing 185 total DMCs and 90 total DMRs. Hypermethylation strongly dominates both miRNA gene bodies and promoter regions in prostate cancer, indicating that methylation-mediated silencing is a key mechanism of miRNA inactivation across all functional elements in this malignancy.</w:t>
      </w:r>
    </w:p>
    <w:p>
      <w:pPr>
        <w:pStyle w:val="Heading3"/>
        <w:rPr/>
      </w:pPr>
      <w:r>
        <w:rPr>
          <w:rStyle w:val="Strong"/>
        </w:rPr>
        <w:t>Rectum Adenocarcinoma (READ)</w:t>
      </w:r>
    </w:p>
    <w:p>
      <w:pPr>
        <w:pStyle w:val="BodyText"/>
        <w:rPr/>
      </w:pPr>
      <w:r>
        <w:rPr/>
        <w:t>The READ cohort comprised 98 primary tumor samples and 7 normal tissue samples, with a relatively balanced sex distribution of 44 female and 53 male patients. The average age of patients at diagnosis was 63.4 years.</w:t>
      </w:r>
    </w:p>
    <w:p>
      <w:pPr>
        <w:pStyle w:val="BodyText"/>
        <w:rPr/>
      </w:pPr>
      <w:r>
        <w:rPr/>
        <w:t>Chi-squared analysis revealed no significant association between sample type distribution and sex (χ² = 0.440 and p-value=0.803), suggesting that the distribution of tumor and normal samples was balanced between the male and female patients.</w:t>
      </w:r>
    </w:p>
    <w:p>
      <w:pPr>
        <w:pStyle w:val="BodyText"/>
        <w:rPr/>
      </w:pPr>
      <w:r>
        <w:rPr/>
        <w:t>READ exhibited 71,729 DMCs out of 364,444 CpG sites tested, including 22,094 hypermethylated and 49,635 hypomethylated sites. Moreover, it displayed 10,008 DMRs out of 43,788 regions tested, containing 2,644 hypermethylated and 7,364 hypomethylated regions. Both analyses suggest that there is a hypomethylation bias in READ, highlighting the predominance of this epigenetic mechanism in rectum cancer.</w:t>
      </w:r>
    </w:p>
    <w:p>
      <w:pPr>
        <w:pStyle w:val="BodyText"/>
        <w:rPr/>
      </w:pPr>
      <w:r>
        <w:rPr/>
        <w:t>In this type of cancer, 639 hypermethylated and 1,156 hypomethylated DMCs, as well as 91 hypermethylated and 301 hypomethylated DMRs, were found to overlap with miRNA gene bodies, totaling 1,795 DMCs and 392 DMRs. The pronounced hypomethylation predominance in miRNA gene bodies reflects the global methylation landscape in READ. Furthermore, analysis of miRNA promoter regions revealed 35 hypermethylated and 172 hypomethylated DMCs, accompanied by 47 hypermethylated and 94 hypomethylated DMRs, representing 207 total DMCs and 141 total DMRs. Hypomethylation is the dominant pattern across both miRNA gene bodies and promoter regions in rectum adenocarcinoma, demonstrating that demethylation is a central epigenetic mechanism driving miRNA dysregulation in this cancer.</w:t>
      </w:r>
    </w:p>
    <w:p>
      <w:pPr>
        <w:pStyle w:val="Heading3"/>
        <w:rPr/>
      </w:pPr>
      <w:r>
        <w:rPr>
          <w:rStyle w:val="Strong"/>
        </w:rPr>
        <w:t>Sarcoma (SARC)</w:t>
      </w:r>
    </w:p>
    <w:p>
      <w:pPr>
        <w:pStyle w:val="BodyText"/>
        <w:rPr/>
      </w:pPr>
      <w:r>
        <w:rPr/>
        <w:t>The SARC cohort contained 261 primary tumor samples and 4 normal tissue samples, from 142 female and 119 male patients with an average age of 61.3 years at diagnosis.</w:t>
      </w:r>
    </w:p>
    <w:p>
      <w:pPr>
        <w:pStyle w:val="BodyText"/>
        <w:rPr/>
      </w:pPr>
      <w:r>
        <w:rPr/>
        <w:t>Chi-squared analysis revealed no significant association between sample type distribution and sex (χ² = 0.099 and p-value=0.753), indicating that the distribution of tumor and normal samples was independent of patient sex.</w:t>
      </w:r>
    </w:p>
    <w:p>
      <w:pPr>
        <w:pStyle w:val="BodyText"/>
        <w:rPr/>
      </w:pPr>
      <w:r>
        <w:rPr/>
        <w:t>Even though SARC exhibited no significant DMCs after testing 303,632 CpG sites, it revealed 2,046 DMRs out of 39,768 regions analyzed. The DMRs consisted of 451 hypermethylated and 1,595 hypomethylated regions.</w:t>
      </w:r>
    </w:p>
    <w:p>
      <w:pPr>
        <w:pStyle w:val="BodyText"/>
        <w:rPr/>
      </w:pPr>
      <w:r>
        <w:rPr/>
        <w:t>In this type of cancer, 23 hypermethylated and 69 hypomethylated DMRs were found to overlap with miRNA gene bodies, totaling 92 DMRs. The pronounced hypomethylation predominance in miRNA gene body DMRs is consistent with the overall regional methylation pattern in SARC. Additionally, examination of miRNA promoter regions identified 11 hypermethylated and 17 hypomethylated DMRs, representing 28 total DMRs. Sarcoma shows limited but consistent regional hypomethylation in both miRNA gene bodies and promoters, indicating that demethylation operates as the primary epigenetic mechanism affecting miRNA regulation in this cancer, though the overall magnitude of changes is relatively modest.</w:t>
      </w:r>
    </w:p>
    <w:p>
      <w:pPr>
        <w:pStyle w:val="Heading3"/>
        <w:rPr/>
      </w:pPr>
      <w:r>
        <w:rPr>
          <w:rStyle w:val="Strong"/>
        </w:rPr>
        <w:t>Stomach Adenocarcinoma (STAD)</w:t>
      </w:r>
    </w:p>
    <w:p>
      <w:pPr>
        <w:pStyle w:val="BodyText"/>
        <w:rPr/>
      </w:pPr>
      <w:r>
        <w:rPr/>
        <w:t>The STAD cohort included 395 primary tumor samples and 2 normal tissue samples, from 139 female and 259 male patients. The average age of patients diagnosed was 65.7 years.</w:t>
      </w:r>
    </w:p>
    <w:p>
      <w:pPr>
        <w:pStyle w:val="BodyText"/>
        <w:rPr/>
      </w:pPr>
      <w:r>
        <w:rPr/>
        <w:t>Chi-squared analysis revealed no significant association between sample type distribution and sex (χ² = 1.435 and p-value=0.231), suggesting that the distribution of tumor and normal samples was balanced between the male and female patients.</w:t>
      </w:r>
    </w:p>
    <w:p>
      <w:pPr>
        <w:pStyle w:val="BodyText"/>
        <w:rPr/>
      </w:pPr>
      <w:r>
        <w:rPr/>
        <w:t>STAD displayed no significant DMCs after testing 304,454 CpG sites. However, it exhibited 682 DMRs out of 40,290 regions analyzed, consisting of 241 hypermethylated and 441 hypomethylated regions.</w:t>
      </w:r>
    </w:p>
    <w:p>
      <w:pPr>
        <w:pStyle w:val="BodyText"/>
        <w:rPr/>
      </w:pPr>
      <w:r>
        <w:rPr/>
        <w:t>In this type of cancer, 16 hypermethylated and 23 hypomethylated DMRs were found to overlap with miRNA gene bodies, totaling 39 DMRs. The modest hypomethylation predominance in miRNA gene body DMRs aligns with the overall regional methylation pattern in STAD. Moreover, analysis of miRNA promoter regions revealed 7 hypermethylated and 17 hypomethylated DMRs, representing 24 total DMRs. Stomach adenocarcinoma shows minimal regional methylation changes affecting miRNA genes, with a slight hypomethylation bias in both gene bodies and promoters, suggesting that DNA methylation alterations play a relatively minor role in miRNA regulation compared to other cancer types.</w:t>
      </w:r>
    </w:p>
    <w:p>
      <w:pPr>
        <w:pStyle w:val="Heading3"/>
        <w:rPr/>
      </w:pPr>
      <w:r>
        <w:rPr>
          <w:rStyle w:val="Strong"/>
        </w:rPr>
        <w:t>Skin Cutaneous Melanoma (SKCM)</w:t>
      </w:r>
    </w:p>
    <w:p>
      <w:pPr>
        <w:pStyle w:val="BodyText"/>
        <w:rPr/>
      </w:pPr>
      <w:r>
        <w:rPr/>
        <w:t>The SKCM cohort consisted of 104 primary tumor samples and 2 normal tissue samples, from 42 female and 64 male patients. The average age of patients at diagnosis was 65.6 years.</w:t>
      </w:r>
    </w:p>
    <w:p>
      <w:pPr>
        <w:pStyle w:val="BodyText"/>
        <w:rPr/>
      </w:pPr>
      <w:r>
        <w:rPr/>
        <w:t>Chi-squared analysis revealed no significant association between sample type distribution and sex (χ² = 0.182 and p-value=0.647), indicating that the distribution of tumor and normal samples was not influenced by the patient's sex.</w:t>
      </w:r>
    </w:p>
    <w:p>
      <w:pPr>
        <w:pStyle w:val="BodyText"/>
        <w:rPr/>
      </w:pPr>
      <w:r>
        <w:rPr/>
        <w:t>Even though SKCM displayed no significant DMCs after testing 321,747 CpG sites, it exhibited 2,931 DMRs out of 41,033 regions analyzed. DMRs consisted of 1,764 hypermethylated and 1,167 hypomethylated regions.</w:t>
      </w:r>
    </w:p>
    <w:p>
      <w:pPr>
        <w:pStyle w:val="BodyText"/>
        <w:rPr/>
      </w:pPr>
      <w:r>
        <w:rPr/>
        <w:t>In this type of cancer, 112 hypermethylated and 67 hypomethylated DMRs were found to overlap with miRNA gene bodies, totaling 179 DMRs. The hypermethylation predominance in miRNA gene body DMRs mirrors the overall regional hypermethylation pattern observed in SKCM. Furthermore, examination of miRNA promoter regions identified 48 hypermethylated and 27 hypomethylated DMRs, representing 75 total DMRs. Regional hypermethylation dominates both miRNA gene bodies and promoter regions in skin cutaneous melanoma, indicating that methylation-mediated silencing is the primary mechanism affecting miRNA regulation in this cancer despite the absence of single CpG alterations.</w:t>
      </w:r>
    </w:p>
    <w:p>
      <w:pPr>
        <w:pStyle w:val="Heading3"/>
        <w:rPr/>
      </w:pPr>
      <w:r>
        <w:rPr>
          <w:rStyle w:val="Strong"/>
        </w:rPr>
        <w:t>Kidney Renal Papillary Cell Carcinoma (KIRP)</w:t>
      </w:r>
    </w:p>
    <w:p>
      <w:pPr>
        <w:pStyle w:val="BodyText"/>
        <w:rPr/>
      </w:pPr>
      <w:r>
        <w:rPr/>
        <w:t>The KIRP cohort contained 275 primary tumor samples and 45 normal tissue samples, from 73 female and 202 male patients. The average age of patients at diagnosis was 61.7 years.</w:t>
      </w:r>
    </w:p>
    <w:p>
      <w:pPr>
        <w:pStyle w:val="BodyText"/>
        <w:rPr/>
      </w:pPr>
      <w:r>
        <w:rPr/>
        <w:t>Chi-squared analysis revealed no significant association between sample type distribution and sex (χ² = 0.209 and p-value=0.647), indicating that the distribution of tumor and normal samples was independent of patient sex.</w:t>
      </w:r>
    </w:p>
    <w:p>
      <w:pPr>
        <w:pStyle w:val="BodyText"/>
        <w:rPr/>
      </w:pPr>
      <w:r>
        <w:rPr/>
        <w:t>KIRP revealed 46,247 DMCs out of 346,350 CpG sites studied, consisting of 35,634 hypermethylated and 10,613 hypomethylated sites. DMR analysis exhibited 4,014 DMRs out of 43,097 regions tested, containing 3,205 hypermethylated and 809 hypomethylated regions. The results produced from both the DMC and the DMR analysis indicate that there is a strong predominance of hypermethylation in kidney renal papillary cell carcinoma.</w:t>
      </w:r>
    </w:p>
    <w:p>
      <w:pPr>
        <w:pStyle w:val="BodyText"/>
        <w:rPr/>
      </w:pPr>
      <w:r>
        <w:rPr/>
        <w:t>In this type of cancer, 1,108 hypermethylated and 323 hypomethylated DMCs, as well as 176 hypermethylated and 47 hypomethylated DMRs, were found to overlap with miRNA gene bodies, totaling 1,431 DMCs and 223 DMRs. The marked hypermethylation predominance in miRNA gene bodies is consistent with the global hypermethylation pattern observed in KIRP. Additionally, examination of miRNA promoter regions revealed 111 hypermethylated and 32 hypomethylated DMCs, together with 53 hypermethylated and 11 hypomethylated DMRs, representing 143 total DMCs and 64 total DMRs. Hypermethylation strongly dominates both miRNA gene bodies and promoter regions in kidney renal papillary cell carcinoma, demonstrating that methylation-mediated silencing is a central mechanism of miRNA inactivation throughout all functional elements of miRNA genes in this malignancy.</w:t>
      </w:r>
    </w:p>
    <w:p>
      <w:pPr>
        <w:pStyle w:val="Heading3"/>
        <w:rPr/>
      </w:pPr>
      <w:r>
        <w:rPr>
          <w:rStyle w:val="Strong"/>
        </w:rPr>
        <w:t>Thymoma (THYM)</w:t>
      </w:r>
    </w:p>
    <w:p>
      <w:pPr>
        <w:pStyle w:val="BodyText"/>
        <w:rPr/>
      </w:pPr>
      <w:r>
        <w:rPr/>
        <w:t>The THYM cohort comprised 124 primary tumor samples and 2 normal tissue samples, with a relatively balanced sex distribution of 60 females and 64 males. The average age of patients at diagnosis was 58.7 years.</w:t>
      </w:r>
    </w:p>
    <w:p>
      <w:pPr>
        <w:pStyle w:val="BodyText"/>
        <w:rPr/>
      </w:pPr>
      <w:r>
        <w:rPr/>
        <w:t>Chi-squared analysis revealed no significant association between sample type distribution and sex (χ² = 0.541 and p-value=0.462), suggesting that the distribution of tumor and normal samples was balanced between the male and female patients.</w:t>
      </w:r>
    </w:p>
    <w:p>
      <w:pPr>
        <w:pStyle w:val="BodyText"/>
        <w:rPr/>
      </w:pPr>
      <w:r>
        <w:rPr/>
        <w:t>THYM displayed no significant DMCs even though 350,879 CpG sites were analyzed. However, it exhibited 27 DMRs out of 42,967 regions studied, including 19 hypermethylated and 8 hypomethylated regions.</w:t>
      </w:r>
    </w:p>
    <w:p>
      <w:pPr>
        <w:pStyle w:val="BodyText"/>
        <w:rPr/>
      </w:pPr>
      <w:r>
        <w:rPr/>
        <w:t>In this type of cancer, only 1 hypomethylated DMR was found to overlap with miRNA gene bodies. The minimal methylation alterations in miRNA gene bodies reflect the overall limited epigenetic changes observed in THYM. Moreover, analysis of miRNA promoter regions revealed no DMRs overlapping with these regulatory sequences. Thymoma shows virtually no methylation changes affecting miRNA genes, with only a single hypomethylated DMR detected, indicating that DNA methylation alterations are not a significant mechanism of miRNA regulation in this cancer type.</w:t>
      </w:r>
    </w:p>
    <w:p>
      <w:pPr>
        <w:pStyle w:val="Heading3"/>
        <w:rPr/>
      </w:pPr>
      <w:r>
        <w:rPr>
          <w:rStyle w:val="Strong"/>
        </w:rPr>
        <w:t>Kidney Renal Clear Cell Carcinoma (KIRC)</w:t>
      </w:r>
    </w:p>
    <w:p>
      <w:pPr>
        <w:pStyle w:val="BodyText"/>
        <w:rPr/>
      </w:pPr>
      <w:r>
        <w:rPr/>
        <w:t>The KIRC cohort consisted of 324 primary tumor samples and 160 normal tissue samples, from 114 female and 205 male patients. The average age of patients at diagnosis was 61.8 years.</w:t>
      </w:r>
    </w:p>
    <w:p>
      <w:pPr>
        <w:pStyle w:val="BodyText"/>
        <w:rPr/>
      </w:pPr>
      <w:r>
        <w:rPr/>
        <w:t>Chi-squared analysis revealed no significant association between sample type distribution and sex (χ² = 0.044 and p-value=0.833), suggesting that the distribution of tumor and normal samples was independent of patient sex.</w:t>
      </w:r>
    </w:p>
    <w:p>
      <w:pPr>
        <w:pStyle w:val="BodyText"/>
        <w:rPr/>
      </w:pPr>
      <w:r>
        <w:rPr/>
        <w:t>KIRC exhibited 42,601 DMCs after testing 322,539 CpG sites, consisting of 20,028 hypermethylated and 22,573 hypomethylated sites. It also displayed 3,629 DMRs out of 41,295 regions analyzed, containing 1,734 hypermethylated and 1,895 hypomethylated regions. Both analyses displayed a balanced ration of hypermethylation and hypomethylation, revealing that both epigenetic mechanisms contribute equally to the development of kidney renal clear cell carcinoma.</w:t>
      </w:r>
    </w:p>
    <w:p>
      <w:pPr>
        <w:pStyle w:val="BodyText"/>
        <w:rPr/>
      </w:pPr>
      <w:r>
        <w:rPr/>
        <w:t>In this type of cancer, 642 hypermethylated and 748 hypomethylated DMCs, as well as 78 hypermethylated and 98 hypomethylated DMRs, were found to overlap with miRNA gene bodies, totaling 1,390 DMCs and 176 DMRs. The balanced distribution of hypermethylated and hypomethylated alterations in miRNA gene bodies mirrors the global methylation equilibrium observed in KIRC. Furthermore, examination of miRNA promoter regions revealed 42 hypermethylated and 66 hypomethylated DMCs, accompanied by 23 hypermethylated and 24 hypomethylated DMRs, representing 108 total DMCs and 47 total DMRs. Kidney renal clear cell carcinoma shows balanced methylation patterns across both miRNA gene bodies and promoter regions, demonstrating that both hypermethylation and hypomethylation mechanisms contribute equally to miRNA dysregulation in this disease.</w:t>
      </w:r>
    </w:p>
    <w:p>
      <w:pPr>
        <w:pStyle w:val="Heading3"/>
        <w:rPr/>
      </w:pPr>
      <w:r>
        <w:rPr>
          <w:rStyle w:val="Strong"/>
        </w:rPr>
        <w:t>Uterine Corpus Endometrial Carcinoma (UCEC)</w:t>
      </w:r>
    </w:p>
    <w:p>
      <w:pPr>
        <w:pStyle w:val="BodyText"/>
        <w:rPr/>
      </w:pPr>
      <w:r>
        <w:rPr/>
        <w:t>The UCEC cohort included 438 primary tumor samples and 46 normal tissue samples, which all exclusively derived from 432 female patients. The average age of patients at diagnosis was 64.6 years.</w:t>
      </w:r>
    </w:p>
    <w:p>
      <w:pPr>
        <w:pStyle w:val="BodyText"/>
        <w:rPr/>
      </w:pPr>
      <w:r>
        <w:rPr/>
        <w:t>Chi-squared tests revealed a strong association between sample type distribution and sex (χ² = 345.80 and p-value&lt;2.2e-16), reflecting the exclusive occurrence of uterine corpus endometrial cancer in female patients, as it would be expected in a female specific cancer.</w:t>
      </w:r>
    </w:p>
    <w:p>
      <w:pPr>
        <w:pStyle w:val="BodyText"/>
        <w:rPr/>
      </w:pPr>
      <w:r>
        <w:rPr/>
        <w:t>UCEC exhibited 80,337 DMCs out of 309,604 CpG sites tested, consisting of 34,493 hypermethylated and 45,844 hypomethylated sites. DMR analysis revealed 10,348 DMRs out of 40,860 regions tested, including 3,978 hypermethylated and 6,370 hypomethylated regions. A hypomethylation bias is evident in the results of both analyses, suggesting that this epigenetic mechanism holds a significant role in the development of uterine corpus endometrial carcinoma.</w:t>
      </w:r>
    </w:p>
    <w:p>
      <w:pPr>
        <w:pStyle w:val="BodyText"/>
        <w:rPr/>
      </w:pPr>
      <w:r>
        <w:rPr/>
        <w:t>In this type of cancer, 1,047 hypermethylated and 1,207 hypomethylated DMCs, as well as 175 hypermethylated and 294 hypomethylated DMRs, were found to overlap with miRNA gene bodies, totaling 2,254 DMCs and 469 DMRs. The hypomethylation predominance in miRNA gene bodies is consistent with the global methylation pattern observed in UCEC. Additionally, examination of miRNA promoter regions revealed 94 hypermethylated and 135 hypomethylated DMCs, together with 57 hypermethylated and 65 hypomethylated DMRs, representing 229 total DMCs and 122 total DMRs. Hypomethylation is the dominant pattern in miRNA gene bodies, while promoter regions show a more balanced methylation profile, indicating that uterine corpus endometrial carcinoma employs demethylation primarily at gene body sequences to alter miRNA expression.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ind w:hanging="0"/>
        <w:rPr/>
      </w:pPr>
      <w:r>
        <w:rPr/>
        <w:t>3.5 Coordinate-Based Identification of overlapping DMRs across different cancer types and miRNAs.</w:t>
      </w:r>
    </w:p>
    <w:p>
      <w:pPr>
        <w:pStyle w:val="Normal"/>
        <w:rPr/>
      </w:pPr>
      <w:r>
        <w:rPr/>
        <w:t xml:space="preserve">To identify DMRs with consistent methylation patterns across multiple cancer types, 22 TCGA cancer datasets were analyzed for significant DMRs overlapping with miRNA gene bodies. This analysis showed a total of </w:t>
      </w:r>
      <w:r>
        <w:rPr/>
        <w:t>1095</w:t>
      </w:r>
      <w:r>
        <w:rPr/>
        <w:t xml:space="preserve"> DMRs with identical genomic locations in at least 2 cancer types.</w:t>
      </w:r>
    </w:p>
    <w:p>
      <w:pPr>
        <w:pStyle w:val="Normal"/>
        <w:rPr/>
      </w:pPr>
      <w:r>
        <w:rPr/>
        <w:t>Of th</w:t>
      </w:r>
      <w:r>
        <w:rPr/>
        <w:t xml:space="preserve">e </w:t>
      </w:r>
      <w:r>
        <w:rPr/>
        <w:t xml:space="preserve">1095 identified DMRs, </w:t>
      </w:r>
      <w:r>
        <w:rPr/>
        <w:t xml:space="preserve">771 </w:t>
      </w:r>
      <w:r>
        <w:rPr/>
        <w:t xml:space="preserve">exhibited concordant methylation, with </w:t>
      </w:r>
      <w:r>
        <w:rPr/>
        <w:t>324</w:t>
      </w:r>
      <w:r>
        <w:rPr/>
        <w:t xml:space="preserve"> DMRs being consistently hypermethylated and </w:t>
      </w:r>
      <w:r>
        <w:rPr/>
        <w:t>447</w:t>
      </w:r>
      <w:r>
        <w:rPr/>
        <w:t xml:space="preserve"> DMRs being consistently hypomethylated, across all cancer types they appeared, while </w:t>
      </w:r>
      <w:r>
        <w:rPr/>
        <w:t>324</w:t>
      </w:r>
      <w:r>
        <w:rPr/>
        <w:t xml:space="preserve"> displayed discordant methylation, meaning mixed methylation directions, both hypermethylated and hypomethylated, in the cancer types they were present in.</w:t>
      </w:r>
    </w:p>
    <w:p>
      <w:pPr>
        <w:pStyle w:val="Normal"/>
        <w:ind w:hanging="0" w:left="10"/>
        <w:rPr/>
      </w:pPr>
      <w:r>
        <w:rPr/>
        <w:t xml:space="preserve">The distribution of concordant DMRs by the number of cancer types they were common in showed that </w:t>
      </w:r>
      <w:r>
        <w:rPr/>
        <w:t>270</w:t>
      </w:r>
      <w:r>
        <w:rPr/>
        <w:t xml:space="preserve"> DMRs w</w:t>
      </w:r>
      <w:r>
        <w:rPr/>
        <w:t>ere</w:t>
      </w:r>
      <w:r>
        <w:rPr/>
        <w:t xml:space="preserve"> shared between 2 cancer types, with progressively fewer DMRs shared across more cancer types (figure 3.5.1).</w:t>
      </w:r>
    </w:p>
    <w:p>
      <w:pPr>
        <w:pStyle w:val="Normal"/>
        <w:ind w:hanging="0" w:left="10"/>
        <w:rPr/>
      </w:pPr>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937250" cy="356235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5937250" cy="3562350"/>
                    </a:xfrm>
                    <a:prstGeom prst="rect">
                      <a:avLst/>
                    </a:prstGeom>
                  </pic:spPr>
                </pic:pic>
              </a:graphicData>
            </a:graphic>
          </wp:anchor>
        </w:drawing>
      </w:r>
      <w:r>
        <w:rPr/>
        <w:t>figure 3.5.1</w:t>
      </w:r>
    </w:p>
    <w:p>
      <w:pPr>
        <w:pStyle w:val="Normal"/>
        <w:ind w:hanging="0" w:left="10"/>
        <w:rPr/>
      </w:pPr>
      <w:r>
        <w:rPr/>
      </w:r>
    </w:p>
    <w:p>
      <w:pPr>
        <w:pStyle w:val="Normal"/>
        <w:ind w:hanging="0" w:left="10"/>
        <w:rPr/>
      </w:pPr>
      <w:r>
        <w:rPr/>
      </w:r>
    </w:p>
    <w:p>
      <w:pPr>
        <w:pStyle w:val="Normal"/>
        <w:ind w:hanging="0" w:left="10"/>
        <w:rPr/>
      </w:pPr>
      <w:r>
        <w:rPr/>
        <w:t xml:space="preserve">The </w:t>
      </w:r>
      <w:r>
        <w:rPr/>
        <w:t>concordant</w:t>
      </w:r>
      <w:r>
        <w:rPr/>
        <w:t xml:space="preserve"> DMRs were distributed across </w:t>
      </w:r>
      <w:r>
        <w:rPr/>
        <w:t>476</w:t>
      </w:r>
      <w:r>
        <w:rPr/>
        <w:t xml:space="preserve"> distinct miRNAs, with substantial variations in the number of concordant DMRs per miRNA (figure 3.5.2). Among the miRNAs affected by the DMRs, hsa-mir-4251 displayed the highest frequency with </w:t>
      </w:r>
      <w:r>
        <w:rPr/>
        <w:t>62</w:t>
      </w:r>
      <w:r>
        <w:rPr/>
        <w:t xml:space="preserve"> concordant DMRs present in 1</w:t>
      </w:r>
      <w:r>
        <w:rPr/>
        <w:t xml:space="preserve">9 </w:t>
      </w:r>
      <w:r>
        <w:rPr/>
        <w:t xml:space="preserve">cancer types, </w:t>
      </w:r>
      <w:r>
        <w:rPr/>
        <w:t>59</w:t>
      </w:r>
      <w:r>
        <w:rPr/>
        <w:t xml:space="preserve"> of them exhibiting hypomethylation patterns. Hsa-mir-4251 displayed most of the concordant DMRs in UCEC while BLCA, LIHC and LUSC followed closely with fewer DMRs. The following most affected miRNAs were hsa-mir-153-2, exhibiting 1</w:t>
      </w:r>
      <w:r>
        <w:rPr/>
        <w:t>8</w:t>
      </w:r>
      <w:r>
        <w:rPr/>
        <w:t xml:space="preserve"> consistently hypomethylated  DMRs across 1</w:t>
      </w:r>
      <w:r>
        <w:rPr/>
        <w:t>8</w:t>
      </w:r>
      <w:r>
        <w:rPr/>
        <w:t xml:space="preserve"> cancer types with LUSC, BLCA, LIHC and UCEC being the cancers with the most DMRs.  hsa-miR-</w:t>
      </w:r>
      <w:r>
        <w:rPr/>
        <w:t>7154</w:t>
      </w:r>
      <w:r>
        <w:rPr/>
        <w:t xml:space="preserve">  presented 1</w:t>
      </w:r>
      <w:r>
        <w:rPr/>
        <w:t>5</w:t>
      </w:r>
      <w:r>
        <w:rPr/>
        <w:t xml:space="preserve"> consistently hypomethylated DMRs appearing across 1</w:t>
      </w:r>
      <w:r>
        <w:rPr/>
        <w:t xml:space="preserve">7 </w:t>
      </w:r>
      <w:r>
        <w:rPr/>
        <w:t>cancer types. hsa-miR-</w:t>
      </w:r>
      <w:r>
        <w:rPr/>
        <w:t>7154</w:t>
      </w:r>
      <w:r>
        <w:rPr/>
        <w:t xml:space="preserve"> </w:t>
      </w:r>
      <w:r>
        <w:rPr/>
        <w:t xml:space="preserve">displayed </w:t>
      </w:r>
      <w:r>
        <w:rPr/>
        <w:t xml:space="preserve">the majority of its DMRs in BLCA, </w:t>
      </w:r>
      <w:r>
        <w:rPr/>
        <w:t xml:space="preserve">LUAD, READ and SARC. Also, hsa-mir-7160 showed 12 concordant DMRs, 11 of them hypomethylated and 1 hypermethylated, present in 18 cancers including BLCA and LIHC. </w:t>
      </w:r>
      <w:r>
        <w:rPr/>
        <w:t xml:space="preserve">The remaining </w:t>
      </w:r>
      <w:r>
        <w:rPr/>
        <w:t>471</w:t>
      </w:r>
      <w:r>
        <w:rPr/>
        <w:t xml:space="preserve"> miRNAs revealed a significantly lower frequency of DMRs, most of them presenting only 1 </w:t>
      </w:r>
      <w:r>
        <w:rPr/>
        <w:t>or 2</w:t>
      </w:r>
      <w:r>
        <w:rPr/>
        <w:t xml:space="preserve"> DMR</w:t>
      </w:r>
      <w:r>
        <w:rPr/>
        <w:t>s</w:t>
      </w:r>
      <w:r>
        <w:rPr/>
        <w:t xml:space="preserve"> in multiple cancers (figure 3.5.</w:t>
      </w:r>
      <w:r>
        <w:rPr/>
        <w:t>3</w:t>
      </w:r>
      <w:r>
        <w:rPr/>
        <w:t xml:space="preserve">).  </w:t>
      </w:r>
    </w:p>
    <w:p>
      <w:pPr>
        <w:pStyle w:val="Normal"/>
        <w:ind w:hanging="0" w:left="10"/>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37250" cy="2968625"/>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5937250" cy="2968625"/>
                    </a:xfrm>
                    <a:prstGeom prst="rect">
                      <a:avLst/>
                    </a:prstGeom>
                  </pic:spPr>
                </pic:pic>
              </a:graphicData>
            </a:graphic>
          </wp:anchor>
        </w:drawing>
      </w:r>
    </w:p>
    <w:p>
      <w:pPr>
        <w:pStyle w:val="Normal"/>
        <w:ind w:hanging="0" w:left="10"/>
        <w:rPr/>
      </w:pPr>
      <w:r>
        <w:rPr/>
      </w:r>
    </w:p>
    <w:p>
      <w:pPr>
        <w:pStyle w:val="Normal"/>
        <w:ind w:hanging="0" w:left="10"/>
        <w:rPr/>
      </w:pPr>
      <w:r>
        <w:rPr/>
      </w:r>
    </w:p>
    <w:p>
      <w:pPr>
        <w:pStyle w:val="Normal"/>
        <w:ind w:hanging="0" w:left="10"/>
        <w:rPr/>
      </w:pPr>
      <w:r>
        <w:rPr/>
        <w:t>figure 3.5.2</w:t>
      </w:r>
    </w:p>
    <w:p>
      <w:pPr>
        <w:pStyle w:val="Normal"/>
        <w:ind w:hanging="0" w:left="10"/>
        <w:rPr/>
      </w:pPr>
      <w:r>
        <w:rPr/>
      </w:r>
    </w:p>
    <w:p>
      <w:pPr>
        <w:pStyle w:val="Normal"/>
        <w:ind w:hanging="0" w:left="10"/>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37250" cy="5088890"/>
            <wp:effectExtent l="0" t="0" r="0" b="0"/>
            <wp:wrapSquare wrapText="largest"/>
            <wp:docPr id="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1" descr=""/>
                    <pic:cNvPicPr>
                      <a:picLocks noChangeAspect="1" noChangeArrowheads="1"/>
                    </pic:cNvPicPr>
                  </pic:nvPicPr>
                  <pic:blipFill>
                    <a:blip r:embed="rId6"/>
                    <a:stretch>
                      <a:fillRect/>
                    </a:stretch>
                  </pic:blipFill>
                  <pic:spPr bwMode="auto">
                    <a:xfrm>
                      <a:off x="0" y="0"/>
                      <a:ext cx="5937250" cy="5088890"/>
                    </a:xfrm>
                    <a:prstGeom prst="rect">
                      <a:avLst/>
                    </a:prstGeom>
                  </pic:spPr>
                </pic:pic>
              </a:graphicData>
            </a:graphic>
          </wp:anchor>
        </w:drawing>
      </w:r>
    </w:p>
    <w:p>
      <w:pPr>
        <w:pStyle w:val="Normal"/>
        <w:ind w:hanging="0" w:left="10"/>
        <w:rPr/>
      </w:pPr>
      <w:r>
        <w:rPr/>
      </w:r>
    </w:p>
    <w:p>
      <w:pPr>
        <w:pStyle w:val="Normal"/>
        <w:ind w:hanging="0" w:left="10"/>
        <w:rPr/>
      </w:pPr>
      <w:r>
        <w:rPr/>
        <w:t>figure 3.5.3</w:t>
      </w:r>
    </w:p>
    <w:p>
      <w:pPr>
        <w:pStyle w:val="Normal"/>
        <w:ind w:hanging="0" w:left="10"/>
        <w:rPr/>
      </w:pPr>
      <w:r>
        <w:rPr/>
      </w:r>
    </w:p>
    <w:p>
      <w:pPr>
        <w:pStyle w:val="Normal"/>
        <w:ind w:hanging="0" w:left="10"/>
        <w:rPr/>
      </w:pPr>
      <w:r>
        <w:rPr/>
      </w:r>
    </w:p>
    <w:p>
      <w:pPr>
        <w:pStyle w:val="Normal"/>
        <w:ind w:hanging="0" w:left="10"/>
        <w:rPr/>
      </w:pPr>
      <w:r>
        <w:rPr/>
      </w:r>
    </w:p>
    <w:p>
      <w:pPr>
        <w:pStyle w:val="Normal"/>
        <w:ind w:hanging="0" w:left="10"/>
        <w:rPr/>
      </w:pPr>
      <w:r>
        <w:rPr/>
      </w:r>
    </w:p>
    <w:p>
      <w:pPr>
        <w:pStyle w:val="Normal"/>
        <w:ind w:hanging="0" w:left="10"/>
        <w:rPr/>
      </w:pPr>
      <w:r>
        <w:rPr/>
      </w:r>
    </w:p>
    <w:p>
      <w:pPr>
        <w:pStyle w:val="Normal"/>
        <w:ind w:hanging="0" w:left="10"/>
        <w:rPr/>
      </w:pPr>
      <w:r>
        <w:rPr/>
        <w:t xml:space="preserve">The analysis also revealed a significant heterogeneity in the distribution of miRNA-associated concordant DMRs across the multiple cancer types, suggesting that the extent of methylation dysregulation can vary substantially across different cancer types. Most of the cancer types displayed between </w:t>
      </w:r>
      <w:r>
        <w:rPr/>
        <w:t>39</w:t>
      </w:r>
      <w:r>
        <w:rPr/>
        <w:t xml:space="preserve"> and </w:t>
      </w:r>
      <w:r>
        <w:rPr/>
        <w:t>492</w:t>
      </w:r>
      <w:r>
        <w:rPr/>
        <w:t xml:space="preserve"> concordant DMRs,</w:t>
      </w:r>
      <w:r>
        <w:rPr/>
        <w:t>excluding THYM which presented only 1 DMR,</w:t>
      </w:r>
      <w:r>
        <w:rPr/>
        <w:t xml:space="preserve"> indicating a widespread methylation dysregulation.</w:t>
      </w:r>
    </w:p>
    <w:p>
      <w:pPr>
        <w:pStyle w:val="Normal"/>
        <w:ind w:hanging="0" w:left="10"/>
        <w:rPr/>
      </w:pPr>
      <w:r>
        <w:rPr/>
        <w:t xml:space="preserve">BLCA was the cancer with the highest frequency of concordant DMRs, exhibiting </w:t>
      </w:r>
      <w:r>
        <w:rPr/>
        <w:t>492</w:t>
      </w:r>
      <w:r>
        <w:rPr/>
        <w:t xml:space="preserve"> DMRs followed closely by UCEC with </w:t>
      </w:r>
      <w:r>
        <w:rPr/>
        <w:t>469</w:t>
      </w:r>
      <w:r>
        <w:rPr/>
        <w:t xml:space="preserve"> DMRs, </w:t>
      </w:r>
      <w:r>
        <w:rPr/>
        <w:t>CESC</w:t>
      </w:r>
      <w:r>
        <w:rPr/>
        <w:t xml:space="preserve"> with </w:t>
      </w:r>
      <w:r>
        <w:rPr/>
        <w:t>436</w:t>
      </w:r>
      <w:r>
        <w:rPr/>
        <w:t xml:space="preserve"> DMRs, </w:t>
      </w:r>
      <w:r>
        <w:rPr/>
        <w:t xml:space="preserve">LIHC with 416 </w:t>
      </w:r>
      <w:r>
        <w:rPr/>
        <w:t xml:space="preserve"> </w:t>
      </w:r>
      <w:r>
        <w:rPr/>
        <w:t xml:space="preserve">DMRs and LUSC </w:t>
      </w:r>
      <w:r>
        <w:rPr/>
        <w:t xml:space="preserve">with </w:t>
      </w:r>
      <w:r>
        <w:rPr/>
        <w:t>409</w:t>
      </w:r>
      <w:r>
        <w:rPr/>
        <w:t xml:space="preserve"> DMRs.</w:t>
      </w:r>
    </w:p>
    <w:p>
      <w:pPr>
        <w:pStyle w:val="Normal"/>
        <w:ind w:hanging="0" w:left="10"/>
        <w:rPr/>
      </w:pPr>
      <w:r>
        <w:rPr>
          <w:b w:val="false"/>
          <w:bCs w:val="false"/>
        </w:rPr>
        <w:t xml:space="preserve">In contrast, several cancers displayed lower frequencies of miRNA-associated concordant DMRs. For example, CHOL presented </w:t>
      </w:r>
      <w:r>
        <w:rPr>
          <w:rStyle w:val="Strong"/>
          <w:b w:val="false"/>
          <w:bCs w:val="false"/>
        </w:rPr>
        <w:t>267</w:t>
      </w:r>
      <w:r>
        <w:rPr>
          <w:b w:val="false"/>
          <w:bCs w:val="false"/>
        </w:rPr>
        <w:t xml:space="preserve"> concordant DMRs, while PAAD and PCPG exhibited </w:t>
      </w:r>
      <w:r>
        <w:rPr>
          <w:rStyle w:val="Strong"/>
          <w:b w:val="false"/>
          <w:bCs w:val="false"/>
        </w:rPr>
        <w:t>155</w:t>
      </w:r>
      <w:r>
        <w:rPr>
          <w:b w:val="false"/>
          <w:bCs w:val="false"/>
        </w:rPr>
        <w:t xml:space="preserve"> and </w:t>
      </w:r>
      <w:r>
        <w:rPr>
          <w:rStyle w:val="Strong"/>
          <w:b w:val="false"/>
          <w:bCs w:val="false"/>
        </w:rPr>
        <w:t>315</w:t>
      </w:r>
      <w:r>
        <w:rPr>
          <w:b w:val="false"/>
          <w:bCs w:val="false"/>
        </w:rPr>
        <w:t xml:space="preserve"> DMRs, respectively. The remaining cancer types, including </w:t>
      </w:r>
      <w:r>
        <w:rPr>
          <w:rStyle w:val="Strong"/>
          <w:b w:val="false"/>
          <w:bCs w:val="false"/>
        </w:rPr>
        <w:t>THYM</w:t>
      </w:r>
      <w:r>
        <w:rPr>
          <w:b w:val="false"/>
          <w:bCs w:val="false"/>
        </w:rPr>
        <w:t xml:space="preserve">, </w:t>
      </w:r>
      <w:r>
        <w:rPr>
          <w:rStyle w:val="Strong"/>
          <w:b w:val="false"/>
          <w:bCs w:val="false"/>
        </w:rPr>
        <w:t>STAD</w:t>
      </w:r>
      <w:r>
        <w:rPr>
          <w:b w:val="false"/>
          <w:bCs w:val="false"/>
        </w:rPr>
        <w:t xml:space="preserve">, </w:t>
      </w:r>
      <w:r>
        <w:rPr>
          <w:rStyle w:val="Strong"/>
          <w:b w:val="false"/>
          <w:bCs w:val="false"/>
        </w:rPr>
        <w:t>SKCM</w:t>
      </w:r>
      <w:r>
        <w:rPr>
          <w:b w:val="false"/>
          <w:bCs w:val="false"/>
        </w:rPr>
        <w:t xml:space="preserve">, and </w:t>
      </w:r>
      <w:r>
        <w:rPr>
          <w:rStyle w:val="Strong"/>
          <w:b w:val="false"/>
          <w:bCs w:val="false"/>
        </w:rPr>
        <w:t>SARC</w:t>
      </w:r>
      <w:r>
        <w:rPr>
          <w:b w:val="false"/>
          <w:bCs w:val="false"/>
        </w:rPr>
        <w:t xml:space="preserve">, showed the lowest frequencies, with THYM presenting only </w:t>
      </w:r>
      <w:r>
        <w:rPr>
          <w:rStyle w:val="Strong"/>
          <w:b w:val="false"/>
          <w:bCs w:val="false"/>
        </w:rPr>
        <w:t>1</w:t>
      </w:r>
      <w:r>
        <w:rPr>
          <w:b w:val="false"/>
          <w:bCs w:val="false"/>
        </w:rPr>
        <w:t xml:space="preserve"> concordant DMR, STAD </w:t>
      </w:r>
      <w:r>
        <w:rPr>
          <w:rStyle w:val="Strong"/>
          <w:b w:val="false"/>
          <w:bCs w:val="false"/>
        </w:rPr>
        <w:t>39</w:t>
      </w:r>
      <w:r>
        <w:rPr>
          <w:b w:val="false"/>
          <w:bCs w:val="false"/>
        </w:rPr>
        <w:t xml:space="preserve"> DMRs, SKCM </w:t>
      </w:r>
      <w:r>
        <w:rPr>
          <w:rStyle w:val="Strong"/>
          <w:b w:val="false"/>
          <w:bCs w:val="false"/>
        </w:rPr>
        <w:t>179</w:t>
      </w:r>
      <w:r>
        <w:rPr>
          <w:b w:val="false"/>
          <w:bCs w:val="false"/>
        </w:rPr>
        <w:t xml:space="preserve"> DMRs, and SARC </w:t>
      </w:r>
      <w:r>
        <w:rPr>
          <w:rStyle w:val="Strong"/>
          <w:b w:val="false"/>
          <w:bCs w:val="false"/>
        </w:rPr>
        <w:t>92</w:t>
      </w:r>
      <w:r>
        <w:rPr>
          <w:b w:val="false"/>
          <w:bCs w:val="false"/>
        </w:rPr>
        <w:t xml:space="preserve"> DMRs (figure 3.5.</w:t>
      </w:r>
      <w:r>
        <w:rPr>
          <w:b w:val="false"/>
          <w:bCs w:val="false"/>
        </w:rPr>
        <w:t>4</w:t>
      </w:r>
      <w:r>
        <w:rPr>
          <w:b w:val="false"/>
          <w:bCs w:val="false"/>
        </w:rPr>
        <w:t>).</w:t>
      </w:r>
    </w:p>
    <w:p>
      <w:pPr>
        <w:pStyle w:val="Normal"/>
        <w:ind w:hanging="0" w:left="10"/>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37250" cy="2968625"/>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7"/>
                    <a:stretch>
                      <a:fillRect/>
                    </a:stretch>
                  </pic:blipFill>
                  <pic:spPr bwMode="auto">
                    <a:xfrm>
                      <a:off x="0" y="0"/>
                      <a:ext cx="5937250" cy="2968625"/>
                    </a:xfrm>
                    <a:prstGeom prst="rect">
                      <a:avLst/>
                    </a:prstGeom>
                  </pic:spPr>
                </pic:pic>
              </a:graphicData>
            </a:graphic>
          </wp:anchor>
        </w:drawing>
      </w:r>
      <w:r>
        <w:rPr>
          <w:b w:val="false"/>
          <w:bCs w:val="false"/>
        </w:rPr>
        <w:t>figure 3.5.</w:t>
      </w:r>
      <w:r>
        <w:rPr>
          <w:b w:val="false"/>
          <w:bCs w:val="false"/>
        </w:rPr>
        <w:t>4</w:t>
      </w:r>
    </w:p>
    <w:p>
      <w:pPr>
        <w:pStyle w:val="Normal"/>
        <w:ind w:hanging="0" w:left="10"/>
        <w:rPr>
          <w:b w:val="false"/>
          <w:bCs w:val="false"/>
        </w:rPr>
      </w:pPr>
      <w:r>
        <w:rPr/>
      </w:r>
    </w:p>
    <w:p>
      <w:pPr>
        <w:pStyle w:val="Normal"/>
        <w:ind w:hanging="0" w:left="10"/>
        <w:rPr>
          <w:b w:val="false"/>
          <w:bCs w:val="false"/>
        </w:rPr>
      </w:pPr>
      <w:r>
        <w:rPr/>
      </w:r>
    </w:p>
    <w:p>
      <w:pPr>
        <w:pStyle w:val="Normal"/>
        <w:ind w:hanging="0" w:left="10"/>
        <w:rPr>
          <w:b w:val="false"/>
          <w:bCs w:val="false"/>
        </w:rPr>
      </w:pPr>
      <w:r>
        <w:rPr/>
      </w:r>
    </w:p>
    <w:p>
      <w:pPr>
        <w:pStyle w:val="Normal"/>
        <w:ind w:hanging="0" w:left="10"/>
        <w:rPr>
          <w:b w:val="false"/>
          <w:bCs w:val="false"/>
        </w:rPr>
      </w:pPr>
      <w:r>
        <w:rPr/>
      </w:r>
    </w:p>
    <w:p>
      <w:pPr>
        <w:pStyle w:val="Normal"/>
        <w:ind w:hanging="0" w:left="10"/>
        <w:rPr/>
      </w:pPr>
      <w:r>
        <w:rPr>
          <w:b w:val="false"/>
          <w:bCs w:val="false"/>
        </w:rPr>
        <w:t xml:space="preserve">Examination of methylation directionality in miRNA gene bodies revealed distinct cancer-specific patterns (figure 3. 5. </w:t>
      </w:r>
      <w:r>
        <w:rPr>
          <w:b w:val="false"/>
          <w:bCs w:val="false"/>
        </w:rPr>
        <w:t>5</w:t>
      </w:r>
      <w:r>
        <w:rPr>
          <w:b w:val="false"/>
          <w:bCs w:val="false"/>
        </w:rPr>
        <w:t>). BLCA displayed 103 hypermethylated and 389 hypomethylated gene body DMRs, showing a pronounced hypomethylation bias with nearly four times more hypomethylated regions. LIHC exhibited 63 hypermethylated and 353 hypomethylated gene body DMRs, demonstrating the strongest hypomethylation predominance among all cancer types analyzed. LUSC showed 137 hypermethylated and 272 hypomethylated gene body DMRs, while READ presented 91 hypermethylated and 301 hypomethylated gene body DMRs, both reflecting substantial hypomethylation bias. UCEC displayed 175 hypermethylated and 294 hypomethylated gene body DMRs, indicating a moderate hypomethylation predominance. In contrast, CHOL exhibited 203 hypermethylated and 64 hypomethylated gene body DMRs, revealing the most pronounced hypermethylation bias with more than three times as many hypermethylated regions. PRAD showed 195 hypermethylated and 73 hypomethylated gene body DMRs, demonstrating strong hypermethylation predominance. KIRP presented 176 hypermethylated and 47 hypomethylated gene body DMRs, displaying marked hypermethylation bias. Several cancer types exhibited relatively balanced patterns, including BRCA with 181 hypermethylated and 185 hypomethylated gene body DMRs, CESC with 215 hypermethylated and 221 hypomethylated gene body DMRs, and ESCA with 163 hypermethylated and 175 hypomethylated gene body DMRs. Cancer types with minimal overall DMR alterations, such as THYM (1 hypomethylated), STAD (16 hypermethylated and 23 hypomethylated), and SARC (23 hypermethylated and 69 hypomethylated), showed limited but predominantly hypomethylated patterns in miRNA gene bodies.</w:t>
      </w:r>
    </w:p>
    <w:p>
      <w:pPr>
        <w:pStyle w:val="Normal"/>
        <w:ind w:hanging="0" w:left="10"/>
        <w:rPr>
          <w:b w:val="false"/>
          <w:bCs w:val="false"/>
        </w:rPr>
      </w:pPr>
      <w:r>
        <w:rPr/>
      </w:r>
    </w:p>
    <w:p>
      <w:pPr>
        <w:pStyle w:val="Normal"/>
        <w:ind w:hanging="0" w:left="10"/>
        <w:rPr>
          <w:b w:val="false"/>
          <w:bCs w:val="false"/>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37250" cy="2544445"/>
            <wp:effectExtent l="0" t="0" r="0" b="0"/>
            <wp:wrapSquare wrapText="largest"/>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8"/>
                    <a:stretch>
                      <a:fillRect/>
                    </a:stretch>
                  </pic:blipFill>
                  <pic:spPr bwMode="auto">
                    <a:xfrm>
                      <a:off x="0" y="0"/>
                      <a:ext cx="5937250" cy="2544445"/>
                    </a:xfrm>
                    <a:prstGeom prst="rect">
                      <a:avLst/>
                    </a:prstGeom>
                  </pic:spPr>
                </pic:pic>
              </a:graphicData>
            </a:graphic>
          </wp:anchor>
        </w:drawing>
      </w:r>
    </w:p>
    <w:p>
      <w:pPr>
        <w:pStyle w:val="Normal"/>
        <w:ind w:hanging="0" w:left="10"/>
        <w:rPr/>
      </w:pPr>
      <w:r>
        <w:rPr>
          <w:b w:val="false"/>
          <w:bCs w:val="false"/>
        </w:rPr>
        <w:t>Figure 3.5.</w:t>
      </w:r>
      <w:r>
        <w:rPr>
          <w:b w:val="false"/>
          <w:bCs w:val="false"/>
        </w:rPr>
        <w:t>5</w:t>
      </w:r>
    </w:p>
    <w:p>
      <w:pPr>
        <w:pStyle w:val="Normal"/>
        <w:ind w:hanging="0" w:left="10"/>
        <w:rPr>
          <w:b w:val="false"/>
          <w:bCs w:val="false"/>
        </w:rPr>
      </w:pPr>
      <w:r>
        <w:rPr/>
      </w:r>
    </w:p>
    <w:p>
      <w:pPr>
        <w:pStyle w:val="Normal"/>
        <w:ind w:hanging="0" w:left="10"/>
        <w:rPr>
          <w:b w:val="false"/>
          <w:bCs w:val="false"/>
        </w:rPr>
      </w:pPr>
      <w:r>
        <w:rPr/>
      </w:r>
    </w:p>
    <w:p>
      <w:pPr>
        <w:pStyle w:val="Normal"/>
        <w:ind w:hanging="0" w:left="10"/>
        <w:rPr>
          <w:b w:val="false"/>
          <w:bCs w:val="false"/>
        </w:rPr>
      </w:pPr>
      <w:r>
        <w:rPr/>
      </w:r>
    </w:p>
    <w:p>
      <w:pPr>
        <w:pStyle w:val="Normal"/>
        <w:ind w:hanging="0" w:left="10"/>
        <w:rPr>
          <w:b w:val="false"/>
          <w:bCs w:val="false"/>
        </w:rPr>
      </w:pPr>
      <w:r>
        <w:rPr/>
      </w:r>
    </w:p>
    <w:p>
      <w:pPr>
        <w:pStyle w:val="Normal"/>
        <w:ind w:hanging="0" w:left="10"/>
        <w:rPr>
          <w:b w:val="false"/>
          <w:bCs w:val="false"/>
        </w:rPr>
      </w:pPr>
      <w:r>
        <w:rPr/>
      </w:r>
    </w:p>
    <w:p>
      <w:pPr>
        <w:pStyle w:val="Normal"/>
        <w:ind w:hanging="0" w:left="10"/>
        <w:rPr>
          <w:b w:val="false"/>
          <w:bCs w:val="false"/>
        </w:rPr>
      </w:pPr>
      <w:r>
        <w:rPr/>
      </w:r>
    </w:p>
    <w:p>
      <w:pPr>
        <w:pStyle w:val="Normal"/>
        <w:ind w:hanging="0" w:left="10"/>
        <w:rPr>
          <w:b w:val="false"/>
          <w:bCs w:val="false"/>
        </w:rPr>
      </w:pPr>
      <w:r>
        <w:rPr/>
      </w:r>
    </w:p>
    <w:p>
      <w:pPr>
        <w:pStyle w:val="Normal"/>
        <w:ind w:hanging="0" w:left="10"/>
        <w:rPr>
          <w:b w:val="false"/>
          <w:bCs w:val="false"/>
        </w:rPr>
      </w:pPr>
      <w:r>
        <w:rPr/>
      </w:r>
    </w:p>
    <w:p>
      <w:pPr>
        <w:pStyle w:val="Normal"/>
        <w:ind w:hanging="0" w:left="10"/>
        <w:rPr>
          <w:b w:val="false"/>
          <w:bCs w:val="false"/>
        </w:rPr>
      </w:pPr>
      <w:r>
        <w:rPr/>
      </w:r>
    </w:p>
    <w:p>
      <w:pPr>
        <w:pStyle w:val="Normal"/>
        <w:ind w:hanging="0" w:left="10"/>
        <w:rPr>
          <w:b w:val="false"/>
          <w:bCs w:val="false"/>
        </w:rPr>
      </w:pPr>
      <w:r>
        <w:rPr/>
      </w:r>
    </w:p>
    <w:p>
      <w:pPr>
        <w:pStyle w:val="Normal"/>
        <w:ind w:hanging="0" w:left="10"/>
        <w:rPr>
          <w:b w:val="false"/>
          <w:bCs w:val="false"/>
        </w:rPr>
      </w:pPr>
      <w:r>
        <w:rPr/>
      </w:r>
    </w:p>
    <w:p>
      <w:pPr>
        <w:pStyle w:val="Normal"/>
        <w:ind w:hanging="0" w:left="10"/>
        <w:rPr>
          <w:b w:val="false"/>
          <w:bCs w:val="false"/>
        </w:rPr>
      </w:pPr>
      <w:r>
        <w:rPr/>
      </w:r>
    </w:p>
    <w:p>
      <w:pPr>
        <w:pStyle w:val="Normal"/>
        <w:ind w:hanging="0" w:left="10"/>
        <w:rPr>
          <w:b w:val="false"/>
          <w:bCs w:val="false"/>
        </w:rPr>
      </w:pPr>
      <w:r>
        <w:rPr/>
      </w:r>
    </w:p>
    <w:p>
      <w:pPr>
        <w:pStyle w:val="Normal"/>
        <w:ind w:hanging="0" w:left="10"/>
        <w:rPr>
          <w:b w:val="false"/>
          <w:bCs w:val="false"/>
        </w:rPr>
      </w:pPr>
      <w:r>
        <w:rPr/>
      </w:r>
    </w:p>
    <w:p>
      <w:pPr>
        <w:pStyle w:val="Normal"/>
        <w:ind w:hanging="0" w:left="10"/>
        <w:rPr>
          <w:b w:val="false"/>
          <w:bCs w:val="false"/>
        </w:rPr>
      </w:pPr>
      <w:r>
        <w:rPr/>
      </w:r>
    </w:p>
    <w:p>
      <w:pPr>
        <w:pStyle w:val="Normal"/>
        <w:ind w:hanging="0" w:left="10"/>
        <w:rPr>
          <w:b w:val="false"/>
          <w:bCs w:val="false"/>
        </w:rPr>
      </w:pPr>
      <w:r>
        <w:rPr/>
      </w:r>
    </w:p>
    <w:p>
      <w:pPr>
        <w:pStyle w:val="Normal"/>
        <w:ind w:hanging="0" w:left="10"/>
        <w:rPr>
          <w:b w:val="false"/>
          <w:bCs w:val="false"/>
        </w:rPr>
      </w:pPr>
      <w:r>
        <w:rPr/>
      </w:r>
    </w:p>
    <w:p>
      <w:pPr>
        <w:pStyle w:val="Normal"/>
        <w:ind w:hanging="0" w:left="10"/>
        <w:rPr>
          <w:b w:val="false"/>
          <w:bCs w:val="false"/>
        </w:rPr>
      </w:pPr>
      <w:r>
        <w:rPr/>
      </w:r>
    </w:p>
    <w:p>
      <w:pPr>
        <w:pStyle w:val="Normal"/>
        <w:ind w:hanging="0" w:left="10"/>
        <w:rPr>
          <w:b w:val="false"/>
          <w:bCs w:val="false"/>
        </w:rPr>
      </w:pPr>
      <w:r>
        <w:rPr/>
      </w:r>
    </w:p>
    <w:p>
      <w:pPr>
        <w:pStyle w:val="Normal"/>
        <w:ind w:hanging="0" w:left="10"/>
        <w:rPr>
          <w:b w:val="false"/>
          <w:bCs w:val="false"/>
        </w:rPr>
      </w:pPr>
      <w:r>
        <w:rPr/>
      </w:r>
    </w:p>
    <w:p>
      <w:pPr>
        <w:pStyle w:val="Heading3"/>
        <w:rPr/>
      </w:pPr>
      <w:r>
        <w:rPr>
          <w:rStyle w:val="Strong"/>
          <w:b w:val="false"/>
          <w:bCs w:val="false"/>
        </w:rPr>
        <w:t>3.</w:t>
      </w:r>
      <w:r>
        <w:rPr>
          <w:rStyle w:val="Strong"/>
          <w:b w:val="false"/>
          <w:bCs w:val="false"/>
        </w:rPr>
        <w:t>6</w:t>
      </w:r>
      <w:r>
        <w:rPr>
          <w:rStyle w:val="Strong"/>
          <w:b w:val="false"/>
          <w:bCs w:val="false"/>
        </w:rPr>
        <w:t xml:space="preserve"> Coordinate-Based Identification of overlapping DMRs in miRNA Promoter Regions across different cancer types</w:t>
      </w:r>
    </w:p>
    <w:p>
      <w:pPr>
        <w:pStyle w:val="BodyText"/>
        <w:rPr/>
      </w:pPr>
      <w:r>
        <w:rPr/>
        <w:t xml:space="preserve">To identify DMRs with consistent methylation patterns in miRNA regulatory regions across multiple cancer types, 22 TCGA cancer datasets were analyzed for significant DMRs overlapping with miRNA promoter regions. This analysis showed a total of </w:t>
      </w:r>
      <w:r>
        <w:rPr/>
        <w:t>383</w:t>
      </w:r>
      <w:r>
        <w:rPr/>
        <w:t xml:space="preserve"> DMRs with identical genomic locations in at least 2 cancer types.</w:t>
      </w:r>
    </w:p>
    <w:p>
      <w:pPr>
        <w:pStyle w:val="BodyText"/>
        <w:rPr/>
      </w:pPr>
      <w:r>
        <w:rPr/>
        <w:t xml:space="preserve">Of the </w:t>
      </w:r>
      <w:r>
        <w:rPr/>
        <w:t>383</w:t>
      </w:r>
      <w:r>
        <w:rPr/>
        <w:t xml:space="preserve"> identified DMRs, </w:t>
      </w:r>
      <w:r>
        <w:rPr/>
        <w:t>286</w:t>
      </w:r>
      <w:r>
        <w:rPr/>
        <w:t xml:space="preserve"> exhibited concordant methylation, with </w:t>
      </w:r>
      <w:r>
        <w:rPr/>
        <w:t>155</w:t>
      </w:r>
      <w:r>
        <w:rPr/>
        <w:t xml:space="preserve"> DMRs being consistently hypermethylated and </w:t>
      </w:r>
      <w:r>
        <w:rPr/>
        <w:t>131</w:t>
      </w:r>
      <w:r>
        <w:rPr/>
        <w:t xml:space="preserve"> DMRs being consistently hypomethylated, across all cancer types they appeared, while </w:t>
      </w:r>
      <w:r>
        <w:rPr/>
        <w:t>97</w:t>
      </w:r>
      <w:r>
        <w:rPr/>
        <w:t xml:space="preserve"> displayed discordant methylation, meaning mixed methylation directions, both hypermethylated and hypomethylated, in the cancer types they were present in.</w:t>
      </w:r>
    </w:p>
    <w:p>
      <w:pPr>
        <w:pStyle w:val="BodyText"/>
        <w:rPr/>
      </w:pPr>
      <w:r>
        <w:rPr/>
        <w:t>The distribution of concordant DMRs by the number of cancer types they were common in showed that 118 DMRs were shared between 2 cancer types, with progressively fewer DMRs shared across more cancer types (figure 3.</w:t>
      </w:r>
      <w:r>
        <w:rPr/>
        <w:t>6.1</w:t>
      </w:r>
      <w:r>
        <w:rPr/>
        <w:t>).</w:t>
      </w:r>
    </w:p>
    <w:p>
      <w:pPr>
        <w:pStyle w:val="BodyText"/>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943600" cy="3566160"/>
            <wp:effectExtent l="0" t="0" r="0" b="0"/>
            <wp:wrapSquare wrapText="largest"/>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9"/>
                    <a:stretch>
                      <a:fillRect/>
                    </a:stretch>
                  </pic:blipFill>
                  <pic:spPr bwMode="auto">
                    <a:xfrm>
                      <a:off x="0" y="0"/>
                      <a:ext cx="5943600" cy="3566160"/>
                    </a:xfrm>
                    <a:prstGeom prst="rect">
                      <a:avLst/>
                    </a:prstGeom>
                  </pic:spPr>
                </pic:pic>
              </a:graphicData>
            </a:graphic>
          </wp:anchor>
        </w:drawing>
      </w:r>
      <w:r>
        <w:rPr/>
        <w:t>figure 3.6.1</w:t>
      </w:r>
    </w:p>
    <w:p>
      <w:pPr>
        <w:pStyle w:val="BodyText"/>
        <w:rPr/>
      </w:pPr>
      <w:r>
        <w:rPr/>
      </w:r>
    </w:p>
    <w:p>
      <w:pPr>
        <w:pStyle w:val="BodyText"/>
        <w:rPr/>
      </w:pPr>
      <w:r>
        <w:rPr/>
      </w:r>
    </w:p>
    <w:p>
      <w:pPr>
        <w:pStyle w:val="BodyText"/>
        <w:rPr/>
      </w:pPr>
      <w:r>
        <w:rPr/>
        <w:t>The concordant DMRs were distributed across 2</w:t>
      </w:r>
      <w:r>
        <w:rPr/>
        <w:t>90</w:t>
      </w:r>
      <w:r>
        <w:rPr/>
        <w:t xml:space="preserve"> distinct miRNAs, with substantial variations in the number of concordant DMRs per miRNA. Among the miRNAs affected by the DMRs, hsa-mir-935 displayed the highest frequency with 4 concordant DMRs present across 15 cancer types, all 4 of them exhibiting hypermethylation patterns. The following most affected miRNAs were hsa-mir-124-1, exhibiting 4 concordant DMRs across 10 cancer types with 3 hypermethylated and 1 hypomethylated DMR. Hsa-mir-6828 presented 3 consistently hypermethylated DMRs appearing across 14 cancer types. Hsa-mir-6068 showed 3 concordant DMRs, all hypermethylated, present in 16 cancer types including BLCA, BRCA, CESC, and HNSC. Multiple miRNAs from the chromosome 14 miRNA cluster (hsa-mir-369, hsa-mir-409, hsa-mir-410, hsa-mir-412, hsa-mir-541, and hsa-mir-656) each displayed 3 consistently hypomethylated DMRs across 13 cancer types. Additionally, hsa-mir-196a-1 showed 3 concordant DMRs, all hypermethylated, present in 16 cancers. Hsa-mir-543 presented 3 DMRs, all hypomethylated, appearing across 14 cancer types. The remaining miRNAs revealed variable frequencies of DMRs, with most presenting 1 or 2 concordant DMRs in multiple cancers (figure 3.</w:t>
      </w:r>
      <w:r>
        <w:rPr/>
        <w:t>6.2</w:t>
      </w:r>
      <w:r>
        <w:rPr/>
        <w:t>).</w:t>
      </w:r>
    </w:p>
    <w:p>
      <w:pPr>
        <w:pStyle w:val="BodyText"/>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943600" cy="2971800"/>
            <wp:effectExtent l="0" t="0" r="0" b="0"/>
            <wp:wrapSquare wrapText="largest"/>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10"/>
                    <a:stretch>
                      <a:fillRect/>
                    </a:stretch>
                  </pic:blipFill>
                  <pic:spPr bwMode="auto">
                    <a:xfrm>
                      <a:off x="0" y="0"/>
                      <a:ext cx="5943600" cy="2971800"/>
                    </a:xfrm>
                    <a:prstGeom prst="rect">
                      <a:avLst/>
                    </a:prstGeom>
                  </pic:spPr>
                </pic:pic>
              </a:graphicData>
            </a:graphic>
          </wp:anchor>
        </w:drawing>
      </w:r>
    </w:p>
    <w:p>
      <w:pPr>
        <w:pStyle w:val="BodyText"/>
        <w:rPr/>
      </w:pPr>
      <w:r>
        <w:rPr/>
      </w:r>
    </w:p>
    <w:p>
      <w:pPr>
        <w:pStyle w:val="BodyText"/>
        <w:rPr/>
      </w:pPr>
      <w:r>
        <w:rPr/>
        <w:t>figure 3.6.2</w:t>
      </w:r>
    </w:p>
    <w:p>
      <w:pPr>
        <w:pStyle w:val="BodyText"/>
        <w:rPr/>
      </w:pPr>
      <w:r>
        <w:rPr/>
      </w:r>
    </w:p>
    <w:p>
      <w:pPr>
        <w:pStyle w:val="BodyText"/>
        <w:rPr/>
      </w:pPr>
      <w:r>
        <w:rPr/>
        <w:t>The analysis also revealed significant heterogeneity in the distribution of miRNA promoter-associated concordant DMRs across the multiple cancer types, suggesting that the extent of promoter methylation dysregulation varies substantially across different cancer types. Most of the cancer types displayed between 6 and 162 concordant DMRs, excluding STAD which presented only 6 DMRs, indicating varied levels of promoter methylation dysregulation.</w:t>
      </w:r>
    </w:p>
    <w:p>
      <w:pPr>
        <w:pStyle w:val="BodyText"/>
        <w:rPr/>
      </w:pPr>
      <w:r>
        <w:rPr/>
        <w:t>CESC was the cancer with the highest frequency of concordant promoter DMRs, exhibiting 162 DMRs, followed closely by BLCA with 141 DMRs, LUSC with 139 DMRs, HNSC with 135 DMRs, and LIHC with 132 DMRs. READ, UCEC, and ESCA also showed substantial frequencies with 125, 121, and 119 concordant promoter DMRs, respectively.</w:t>
      </w:r>
    </w:p>
    <w:p>
      <w:pPr>
        <w:pStyle w:val="BodyText"/>
        <w:rPr/>
      </w:pPr>
      <w:r>
        <w:rPr/>
        <w:t>In contrast, several cancers displayed lower frequencies of miRNA promoter-associated concordant DMRs. For example, CHOL presented 70 concordant promoter DMRs, while SARC and PAAD exhibited 64 and 50 DMRs, respectively. The remaining cancer types, including STAD, KIRP, and PCPG, showed the lowest frequencies, with STAD presenting only 6 concordant promoter DMRs, KIRP 26 DMRs, and PCPG 38 DMRs (figure 3.</w:t>
      </w:r>
      <w:r>
        <w:rPr/>
        <w:t>6.3</w:t>
      </w:r>
      <w:r>
        <w:rPr/>
        <w:t>).</w:t>
      </w:r>
    </w:p>
    <w:p>
      <w:pPr>
        <w:pStyle w:val="BodyText"/>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943600" cy="2971800"/>
            <wp:effectExtent l="0" t="0" r="0" b="0"/>
            <wp:wrapSquare wrapText="largest"/>
            <wp:docPr id="1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pic:cNvPicPr>
                      <a:picLocks noChangeAspect="1" noChangeArrowheads="1"/>
                    </pic:cNvPicPr>
                  </pic:nvPicPr>
                  <pic:blipFill>
                    <a:blip r:embed="rId11"/>
                    <a:stretch>
                      <a:fillRect/>
                    </a:stretch>
                  </pic:blipFill>
                  <pic:spPr bwMode="auto">
                    <a:xfrm>
                      <a:off x="0" y="0"/>
                      <a:ext cx="5943600" cy="2971800"/>
                    </a:xfrm>
                    <a:prstGeom prst="rect">
                      <a:avLst/>
                    </a:prstGeom>
                  </pic:spPr>
                </pic:pic>
              </a:graphicData>
            </a:graphic>
          </wp:anchor>
        </w:drawing>
      </w:r>
      <w:r>
        <w:rPr/>
        <w:t>figure 3.6.3</w:t>
      </w:r>
    </w:p>
    <w:p>
      <w:pPr>
        <w:pStyle w:val="BodyText"/>
        <w:rPr/>
      </w:pPr>
      <w:r>
        <w:rPr/>
        <w:t>Examination of methylation directionality in promoter regions revealed cancer-specific patterns (figure 3.</w:t>
      </w:r>
      <w:r>
        <w:rPr/>
        <w:t>6.4</w:t>
      </w:r>
      <w:r>
        <w:rPr/>
        <w:t>). CESC displayed 103 hypomethylated and 99 hypermethylated promoter DMRs, showing a relatively balanced pattern. BLCA exhibited 99 hypermethylated and 47 hypomethylated promoter DMRs, indicating a hypermethylation bias. UCEC showed 94 hypomethylated and 57 hypermethylated promoter DMRs, demonstrating a hypomethylation predominance. LIHC presented 49 hypermethylated and 103 hypomethylated promoter DMRs, reflecting strong hypomethylation. In contrast, PRAD displayed 75 hypermethylated and only 15 hypomethylated promoter DMRs, revealing the most pronounced hypermethylation bias among all cancer types analyzed. LUSC showed 58 hypermethylated and 172 hypomethylated promoter DMRs, while HNSC exhibited 69 hypermethylated and 113 hypomethylated promoter DMRs, both demonstrating hypomethylation predominance. The heatmap analysis of the top 20 miRNAs by concordant promoter DMRs across cancer types (figure 3.</w:t>
      </w:r>
      <w:r>
        <w:rPr/>
        <w:t>6.5</w:t>
      </w:r>
      <w:r>
        <w:rPr/>
        <w:t>) revealed distinct clustering patterns, with miRNAs from the chromosome 14 cluster (hsa-mir-369, hsa-mir-409, hsa-mir-410, hsa-mir-412, hsa-mir-541, hsa-mir-543, hsa-mir-655, hsa-mir-656) showing coordinated hypomethylation across multiple cancer types, while hsa-mir-935, hsa-mir-9903, hsa-mir-6068, hsa-mir-298, hsa-mir-196a-1, and hsa-mir-2682 displayed predominantly hypermethylation patterns across various malignancies.</w:t>
      </w:r>
    </w:p>
    <w:p>
      <w:pPr>
        <w:pStyle w:val="BodyText"/>
        <w:rPr/>
      </w:pPr>
      <w:r>
        <w:rPr/>
      </w:r>
    </w:p>
    <w:p>
      <w:pPr>
        <w:pStyle w:val="Heading1"/>
        <w:rPr/>
      </w:pPr>
      <w:r>
        <w:rPr/>
      </w:r>
    </w:p>
    <w:p>
      <w:pPr>
        <w:pStyle w:val="Normal"/>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943600" cy="2546985"/>
            <wp:effectExtent l="0" t="0" r="0" b="0"/>
            <wp:wrapSquare wrapText="largest"/>
            <wp:docPr id="1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pic:cNvPicPr>
                      <a:picLocks noChangeAspect="1" noChangeArrowheads="1"/>
                    </pic:cNvPicPr>
                  </pic:nvPicPr>
                  <pic:blipFill>
                    <a:blip r:embed="rId12"/>
                    <a:stretch>
                      <a:fillRect/>
                    </a:stretch>
                  </pic:blipFill>
                  <pic:spPr bwMode="auto">
                    <a:xfrm>
                      <a:off x="0" y="0"/>
                      <a:ext cx="5943600" cy="2546985"/>
                    </a:xfrm>
                    <a:prstGeom prst="rect">
                      <a:avLst/>
                    </a:prstGeom>
                  </pic:spPr>
                </pic:pic>
              </a:graphicData>
            </a:graphic>
          </wp:anchor>
        </w:drawing>
      </w:r>
      <w:r>
        <w:rPr/>
        <w:t>Figure 3.6.4</w:t>
      </w:r>
    </w:p>
    <w:p>
      <w:pPr>
        <w:pStyle w:val="Heading1"/>
        <w:rPr/>
      </w:pPr>
      <w:r>
        <w:rPr/>
      </w:r>
    </w:p>
    <w:p>
      <w:pPr>
        <w:pStyle w:val="Normal"/>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943600" cy="5093970"/>
            <wp:effectExtent l="0" t="0" r="0" b="0"/>
            <wp:wrapSquare wrapText="largest"/>
            <wp:docPr id="1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descr=""/>
                    <pic:cNvPicPr>
                      <a:picLocks noChangeAspect="1" noChangeArrowheads="1"/>
                    </pic:cNvPicPr>
                  </pic:nvPicPr>
                  <pic:blipFill>
                    <a:blip r:embed="rId13"/>
                    <a:stretch>
                      <a:fillRect/>
                    </a:stretch>
                  </pic:blipFill>
                  <pic:spPr bwMode="auto">
                    <a:xfrm>
                      <a:off x="0" y="0"/>
                      <a:ext cx="5943600" cy="5093970"/>
                    </a:xfrm>
                    <a:prstGeom prst="rect">
                      <a:avLst/>
                    </a:prstGeom>
                  </pic:spPr>
                </pic:pic>
              </a:graphicData>
            </a:graphic>
          </wp:anchor>
        </w:drawing>
      </w:r>
      <w:r>
        <w:rPr/>
        <w:t>figure 3.6.5</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r>
        <w:rPr/>
        <w:t>Bibliography</w:t>
      </w:r>
    </w:p>
    <w:p>
      <w:pPr>
        <w:pStyle w:val="Normal"/>
        <w:rPr/>
      </w:pPr>
      <w:r>
        <w:rPr/>
      </w:r>
    </w:p>
    <w:p>
      <w:pPr>
        <w:pStyle w:val="Normal"/>
        <w:rPr/>
      </w:pPr>
      <w:r>
        <w:rPr/>
      </w:r>
    </w:p>
    <w:p>
      <w:pPr>
        <w:pStyle w:val="Normal"/>
        <w:ind w:hanging="0" w:left="0"/>
        <w:rPr/>
      </w:pPr>
      <w:r>
        <w:rPr/>
      </w:r>
    </w:p>
    <w:p>
      <w:pPr>
        <w:pStyle w:val="Normal"/>
        <w:numPr>
          <w:ilvl w:val="0"/>
          <w:numId w:val="4"/>
        </w:numPr>
        <w:spacing w:before="0" w:after="193"/>
        <w:ind w:hanging="364" w:left="364"/>
        <w:rPr/>
      </w:pPr>
      <w:r>
        <w:rPr>
          <w:rFonts w:ascii="Calibri" w:hAnsi="Calibri"/>
          <w:sz w:val="24"/>
          <w:szCs w:val="24"/>
        </w:rPr>
        <w:t xml:space="preserve">Jones PA, Baylin SB. (2007). The epigenomics of cancer. </w:t>
      </w:r>
      <w:r>
        <w:rPr>
          <w:rFonts w:ascii="Calibri" w:hAnsi="Calibri"/>
          <w:i/>
          <w:sz w:val="24"/>
          <w:szCs w:val="24"/>
          <w:vertAlign w:val="subscript"/>
        </w:rPr>
        <w:t>Cell</w:t>
      </w:r>
      <w:r>
        <w:rPr>
          <w:rFonts w:ascii="Calibri" w:hAnsi="Calibri"/>
          <w:sz w:val="24"/>
          <w:szCs w:val="24"/>
        </w:rPr>
        <w:t xml:space="preserve">, 128(4):683–692. </w:t>
      </w:r>
      <w:hyperlink r:id="rId14">
        <w:r>
          <w:rPr>
            <w:rStyle w:val="Hyperlink"/>
            <w:rFonts w:ascii="Calibri" w:hAnsi="Calibri"/>
            <w:sz w:val="24"/>
            <w:szCs w:val="24"/>
          </w:rPr>
          <w:t>doi:10.1016/j.cell.2007.01.029</w:t>
        </w:r>
      </w:hyperlink>
    </w:p>
    <w:p>
      <w:pPr>
        <w:pStyle w:val="Normal"/>
        <w:numPr>
          <w:ilvl w:val="0"/>
          <w:numId w:val="4"/>
        </w:numPr>
        <w:spacing w:before="0" w:after="193"/>
        <w:ind w:hanging="364" w:left="364"/>
        <w:rPr>
          <w:rFonts w:ascii="Calibri" w:hAnsi="Calibri"/>
          <w:sz w:val="24"/>
          <w:szCs w:val="24"/>
        </w:rPr>
      </w:pPr>
      <w:r>
        <w:rPr>
          <w:rFonts w:ascii="Calibri" w:hAnsi="Calibri"/>
          <w:sz w:val="24"/>
          <w:szCs w:val="24"/>
        </w:rPr>
        <w:t xml:space="preserve">The Cancer Genome Atlas Research Network., Weinstein, J., Collisson, E. </w:t>
      </w:r>
      <w:r>
        <w:rPr>
          <w:rFonts w:ascii="Calibri" w:hAnsi="Calibri"/>
          <w:i/>
          <w:sz w:val="24"/>
          <w:szCs w:val="24"/>
        </w:rPr>
        <w:t>et al.</w:t>
      </w:r>
      <w:r>
        <w:rPr>
          <w:rFonts w:ascii="Calibri" w:hAnsi="Calibri"/>
          <w:sz w:val="24"/>
          <w:szCs w:val="24"/>
        </w:rPr>
        <w:t xml:space="preserve"> The Cancer Genome Atlas Pan-Cancer analysis project. </w:t>
      </w:r>
      <w:r>
        <w:rPr>
          <w:rFonts w:ascii="Calibri" w:hAnsi="Calibri"/>
          <w:i/>
          <w:sz w:val="24"/>
          <w:szCs w:val="24"/>
        </w:rPr>
        <w:t>Nat Genet</w:t>
      </w:r>
      <w:r>
        <w:rPr>
          <w:rFonts w:ascii="Calibri" w:hAnsi="Calibri"/>
          <w:sz w:val="24"/>
          <w:szCs w:val="24"/>
        </w:rPr>
        <w:t xml:space="preserve"> </w:t>
      </w:r>
      <w:r>
        <w:rPr>
          <w:rFonts w:ascii="Calibri" w:hAnsi="Calibri"/>
          <w:b/>
          <w:sz w:val="24"/>
          <w:szCs w:val="24"/>
        </w:rPr>
        <w:t>45</w:t>
      </w:r>
      <w:r>
        <w:rPr>
          <w:rFonts w:ascii="Calibri" w:hAnsi="Calibri"/>
          <w:sz w:val="24"/>
          <w:szCs w:val="24"/>
        </w:rPr>
        <w:t>, 1113–1120 (2013). https://doi.org/10.1038/ng.2764</w:t>
      </w:r>
    </w:p>
    <w:p>
      <w:pPr>
        <w:pStyle w:val="Normal"/>
        <w:numPr>
          <w:ilvl w:val="0"/>
          <w:numId w:val="4"/>
        </w:numPr>
        <w:spacing w:before="0" w:after="86"/>
        <w:ind w:hanging="364" w:left="364"/>
        <w:rPr/>
      </w:pPr>
      <w:r>
        <w:rPr>
          <w:rFonts w:ascii="Calibri" w:hAnsi="Calibri"/>
          <w:sz w:val="24"/>
          <w:szCs w:val="24"/>
        </w:rPr>
        <w:t>Illumina,</w:t>
        <w:tab/>
        <w:t>Inc. (2012). Infinium HumanMethylation450 BeadChip Data Sheet:Epigenetics. Available at:</w:t>
      </w:r>
      <w:hyperlink r:id="rId15">
        <w:r>
          <w:rPr>
            <w:rStyle w:val="Hyperlink"/>
            <w:rFonts w:ascii="Calibri" w:hAnsi="Calibri"/>
            <w:sz w:val="24"/>
            <w:szCs w:val="24"/>
          </w:rPr>
          <w:t>https://www.illumina.com/documents/products/datasheets/datasheet_humanmethylation450.pdf</w:t>
        </w:r>
      </w:hyperlink>
    </w:p>
    <w:p>
      <w:pPr>
        <w:pStyle w:val="Normal"/>
        <w:numPr>
          <w:ilvl w:val="0"/>
          <w:numId w:val="4"/>
        </w:numPr>
        <w:spacing w:before="0" w:after="86"/>
        <w:ind w:hanging="364" w:left="364"/>
        <w:rPr/>
      </w:pPr>
      <w:r>
        <w:rPr>
          <w:rFonts w:ascii="Calibri" w:hAnsi="Calibri"/>
          <w:sz w:val="24"/>
          <w:szCs w:val="24"/>
        </w:rPr>
        <w:t xml:space="preserve">Irizarry, R.A., Ladd-Acosta, C., Wen, B. et al. “The human colon cancer methylome shows similar hypo- and hypermethylation at conserved tissue-specific CpG island shores.” </w:t>
      </w:r>
      <w:r>
        <w:rPr>
          <w:rStyle w:val="Emphasis"/>
          <w:rFonts w:ascii="Calibri" w:hAnsi="Calibri"/>
          <w:sz w:val="24"/>
          <w:szCs w:val="24"/>
        </w:rPr>
        <w:t>Nature Genetics</w:t>
      </w:r>
      <w:r>
        <w:rPr>
          <w:rFonts w:ascii="Calibri" w:hAnsi="Calibri"/>
          <w:sz w:val="24"/>
          <w:szCs w:val="24"/>
        </w:rPr>
        <w:t xml:space="preserve"> 41, 178–186 (2009). </w:t>
      </w:r>
      <w:hyperlink r:id="rId16" w:tgtFrame="_blank">
        <w:r>
          <w:rPr>
            <w:rStyle w:val="Hyperlink"/>
            <w:rFonts w:ascii="Calibri" w:hAnsi="Calibri"/>
            <w:sz w:val="24"/>
            <w:szCs w:val="24"/>
          </w:rPr>
          <w:t>https://doi.org/10.1038/ng.298</w:t>
        </w:r>
      </w:hyperlink>
    </w:p>
    <w:p>
      <w:pPr>
        <w:pStyle w:val="Normal"/>
        <w:spacing w:lineRule="auto" w:line="240" w:before="0" w:after="233"/>
        <w:ind w:hanging="10" w:left="359"/>
        <w:jc w:val="left"/>
        <w:rPr>
          <w:rFonts w:ascii="Calibri" w:hAnsi="Calibri"/>
          <w:sz w:val="24"/>
          <w:szCs w:val="24"/>
        </w:rPr>
      </w:pPr>
      <w:r>
        <w:rPr>
          <w:rFonts w:ascii="Calibri" w:hAnsi="Calibri"/>
          <w:sz w:val="24"/>
          <w:szCs w:val="24"/>
        </w:rPr>
      </w:r>
    </w:p>
    <w:p>
      <w:pPr>
        <w:pStyle w:val="Normal"/>
        <w:numPr>
          <w:ilvl w:val="0"/>
          <w:numId w:val="4"/>
        </w:numPr>
        <w:spacing w:before="0" w:after="206"/>
        <w:ind w:hanging="364" w:left="364"/>
        <w:rPr/>
      </w:pPr>
      <w:r>
        <w:rPr>
          <w:rFonts w:ascii="Calibri" w:hAnsi="Calibri"/>
          <w:sz w:val="24"/>
          <w:szCs w:val="24"/>
        </w:rPr>
        <w:t xml:space="preserve">Du, P., Zhang, X., Huang, C.C. et al. (2010). Comparison of Beta-value and M-value methods for quantifying methylation levels by microarray analysis. </w:t>
      </w:r>
      <w:r>
        <w:rPr>
          <w:rFonts w:ascii="Calibri" w:hAnsi="Calibri"/>
          <w:i/>
          <w:sz w:val="24"/>
          <w:szCs w:val="24"/>
          <w:vertAlign w:val="subscript"/>
        </w:rPr>
        <w:t>BMC Bioinfor</w:t>
      </w:r>
      <w:r>
        <w:rPr>
          <w:rFonts w:ascii="Calibri" w:hAnsi="Calibri"/>
          <w:i/>
          <w:sz w:val="24"/>
          <w:szCs w:val="24"/>
        </w:rPr>
        <w:t>matics</w:t>
      </w:r>
      <w:r>
        <w:rPr>
          <w:rFonts w:ascii="Calibri" w:hAnsi="Calibri"/>
          <w:sz w:val="24"/>
          <w:szCs w:val="24"/>
        </w:rPr>
        <w:t xml:space="preserve">, 11:587. </w:t>
      </w:r>
      <w:hyperlink r:id="rId17">
        <w:r>
          <w:rPr>
            <w:rStyle w:val="ListLabel1"/>
            <w:rFonts w:ascii="Calibri" w:hAnsi="Calibri"/>
            <w:sz w:val="24"/>
            <w:szCs w:val="24"/>
          </w:rPr>
          <w:t>https://doi.org/10.1186/1471-2105-11-587</w:t>
        </w:r>
      </w:hyperlink>
    </w:p>
    <w:p>
      <w:pPr>
        <w:pStyle w:val="Normal"/>
        <w:numPr>
          <w:ilvl w:val="0"/>
          <w:numId w:val="4"/>
        </w:numPr>
        <w:spacing w:before="0" w:after="91"/>
        <w:ind w:hanging="364" w:left="364"/>
        <w:rPr>
          <w:rFonts w:ascii="Calibri" w:hAnsi="Calibri"/>
          <w:sz w:val="24"/>
          <w:szCs w:val="24"/>
        </w:rPr>
      </w:pPr>
      <w:r>
        <w:rPr>
          <w:rFonts w:ascii="Calibri" w:hAnsi="Calibri"/>
          <w:sz w:val="24"/>
          <w:szCs w:val="24"/>
        </w:rPr>
        <w:t xml:space="preserve">Brorson, I.S., Eriksson, A.M., Høgestøl, E., Leikfoss, I.S., Harbo, H.F., Berge, T., Vitelli, V., Bos, S.D. (2022). Global DNA methylation changes in treated and untreated MS patients measured over time. </w:t>
      </w:r>
      <w:r>
        <w:rPr>
          <w:rFonts w:ascii="Calibri" w:hAnsi="Calibri"/>
          <w:i/>
          <w:sz w:val="24"/>
          <w:szCs w:val="24"/>
        </w:rPr>
        <w:t>Journal of Neuroimmunology</w:t>
      </w:r>
      <w:r>
        <w:rPr>
          <w:rFonts w:ascii="Calibri" w:hAnsi="Calibri"/>
          <w:sz w:val="24"/>
          <w:szCs w:val="24"/>
        </w:rPr>
        <w:t>, 364:577808.</w:t>
      </w:r>
    </w:p>
    <w:p>
      <w:pPr>
        <w:pStyle w:val="Normal"/>
        <w:spacing w:lineRule="auto" w:line="240" w:before="0" w:after="233"/>
        <w:ind w:hanging="10" w:left="359"/>
        <w:jc w:val="left"/>
        <w:rPr/>
      </w:pPr>
      <w:r>
        <w:rPr>
          <w:rFonts w:ascii="Calibri" w:hAnsi="Calibri"/>
          <w:sz w:val="24"/>
          <w:szCs w:val="24"/>
        </w:rPr>
        <w:t xml:space="preserve">ISSN 0165-5728. </w:t>
      </w:r>
      <w:hyperlink r:id="rId18">
        <w:r>
          <w:rPr>
            <w:rStyle w:val="ListLabel1"/>
            <w:rFonts w:ascii="Calibri" w:hAnsi="Calibri"/>
            <w:sz w:val="24"/>
            <w:szCs w:val="24"/>
          </w:rPr>
          <w:t>https://doi.org/10.1016/j.jneuroim.2022.577808</w:t>
        </w:r>
      </w:hyperlink>
    </w:p>
    <w:p>
      <w:pPr>
        <w:pStyle w:val="Normal"/>
        <w:numPr>
          <w:ilvl w:val="0"/>
          <w:numId w:val="4"/>
        </w:numPr>
        <w:spacing w:lineRule="auto" w:line="312" w:before="0" w:after="0"/>
        <w:ind w:hanging="364" w:left="364"/>
        <w:rPr/>
      </w:pPr>
      <w:r>
        <w:rPr>
          <w:rFonts w:ascii="Calibri" w:hAnsi="Calibri"/>
          <w:sz w:val="24"/>
          <w:szCs w:val="24"/>
          <w:lang w:val="es-ES"/>
        </w:rPr>
        <w:t xml:space="preserve">Davalos, V., Moutinho, C., Villanueva, A., Boque, R., Silva, P., Carneiro, F., &amp; Esteller, M. (2012). </w:t>
      </w:r>
      <w:r>
        <w:rPr>
          <w:rFonts w:ascii="Calibri" w:hAnsi="Calibri"/>
          <w:sz w:val="24"/>
          <w:szCs w:val="24"/>
        </w:rPr>
        <w:t xml:space="preserve">A microRNA DNA methylation signature for human cancer metastasis. </w:t>
      </w:r>
      <w:r>
        <w:rPr>
          <w:rFonts w:ascii="Calibri" w:hAnsi="Calibri"/>
          <w:i/>
          <w:sz w:val="24"/>
          <w:szCs w:val="24"/>
        </w:rPr>
        <w:t>Proceedings of the National Academy of Sciences</w:t>
      </w:r>
      <w:r>
        <w:rPr>
          <w:rFonts w:ascii="Calibri" w:hAnsi="Calibri"/>
          <w:sz w:val="24"/>
          <w:szCs w:val="24"/>
        </w:rPr>
        <w:t xml:space="preserve">, 109(13), 5755–5760. </w:t>
      </w:r>
      <w:hyperlink r:id="rId19">
        <w:r>
          <w:rPr>
            <w:rStyle w:val="ListLabel1"/>
            <w:rFonts w:ascii="Calibri" w:hAnsi="Calibri"/>
            <w:sz w:val="24"/>
            <w:szCs w:val="24"/>
          </w:rPr>
          <w:t>https://doi.org/10.1073/pnas.0803055105</w:t>
        </w:r>
      </w:hyperlink>
    </w:p>
    <w:p>
      <w:pPr>
        <w:pStyle w:val="NormalWeb"/>
        <w:numPr>
          <w:ilvl w:val="0"/>
          <w:numId w:val="4"/>
        </w:numPr>
        <w:rPr>
          <w:rFonts w:ascii="Calibri" w:hAnsi="Calibri"/>
          <w:sz w:val="24"/>
          <w:szCs w:val="24"/>
        </w:rPr>
      </w:pPr>
      <w:r>
        <w:rPr>
          <w:rFonts w:ascii="Calibri" w:hAnsi="Calibri"/>
          <w:sz w:val="24"/>
          <w:szCs w:val="24"/>
        </w:rPr>
        <w:t xml:space="preserve">Goldfarb, T. </w:t>
      </w:r>
      <w:r>
        <w:rPr>
          <w:rFonts w:ascii="Calibri" w:hAnsi="Calibri"/>
          <w:i/>
          <w:iCs/>
          <w:sz w:val="24"/>
          <w:szCs w:val="24"/>
        </w:rPr>
        <w:t>et al.</w:t>
      </w:r>
      <w:r>
        <w:rPr>
          <w:rFonts w:ascii="Calibri" w:hAnsi="Calibri"/>
          <w:sz w:val="24"/>
          <w:szCs w:val="24"/>
        </w:rPr>
        <w:t xml:space="preserve"> (2024) ‘NCBI REFSEQ: Reference Sequence Standards through 25 years of curation and annotation’, </w:t>
      </w:r>
      <w:r>
        <w:rPr>
          <w:rFonts w:ascii="Calibri" w:hAnsi="Calibri"/>
          <w:i/>
          <w:iCs/>
          <w:sz w:val="24"/>
          <w:szCs w:val="24"/>
        </w:rPr>
        <w:t>Nucleic Acids Research</w:t>
      </w:r>
      <w:r>
        <w:rPr>
          <w:rFonts w:ascii="Calibri" w:hAnsi="Calibri"/>
          <w:sz w:val="24"/>
          <w:szCs w:val="24"/>
        </w:rPr>
        <w:t>, 53(D1). doi:10.1093/nar/gkae1038.</w:t>
      </w:r>
    </w:p>
    <w:p>
      <w:pPr>
        <w:pStyle w:val="NormalWeb"/>
        <w:numPr>
          <w:ilvl w:val="0"/>
          <w:numId w:val="4"/>
        </w:numPr>
        <w:rPr>
          <w:rFonts w:ascii="Calibri" w:hAnsi="Calibri"/>
          <w:sz w:val="24"/>
          <w:szCs w:val="24"/>
        </w:rPr>
      </w:pPr>
      <w:bookmarkStart w:id="0" w:name="_Hlk214298779"/>
      <w:r>
        <w:rPr>
          <w:rFonts w:ascii="Calibri" w:hAnsi="Calibri"/>
          <w:sz w:val="24"/>
          <w:szCs w:val="24"/>
        </w:rPr>
        <w:t xml:space="preserve">Perez, G. </w:t>
      </w:r>
      <w:r>
        <w:rPr>
          <w:rFonts w:ascii="Calibri" w:hAnsi="Calibri"/>
          <w:i/>
          <w:iCs/>
          <w:sz w:val="24"/>
          <w:szCs w:val="24"/>
        </w:rPr>
        <w:t>et al.</w:t>
      </w:r>
      <w:r>
        <w:rPr>
          <w:rFonts w:ascii="Calibri" w:hAnsi="Calibri"/>
          <w:sz w:val="24"/>
          <w:szCs w:val="24"/>
        </w:rPr>
        <w:t xml:space="preserve"> (2024) </w:t>
      </w:r>
      <w:bookmarkEnd w:id="0"/>
      <w:r>
        <w:rPr>
          <w:rFonts w:ascii="Calibri" w:hAnsi="Calibri"/>
          <w:sz w:val="24"/>
          <w:szCs w:val="24"/>
        </w:rPr>
        <w:t xml:space="preserve">‘The UCSC genome browser database: 2025 update’, </w:t>
      </w:r>
      <w:r>
        <w:rPr>
          <w:rFonts w:ascii="Calibri" w:hAnsi="Calibri"/>
          <w:i/>
          <w:iCs/>
          <w:sz w:val="24"/>
          <w:szCs w:val="24"/>
        </w:rPr>
        <w:t>Nucleic Acids Research</w:t>
      </w:r>
      <w:r>
        <w:rPr>
          <w:rFonts w:ascii="Calibri" w:hAnsi="Calibri"/>
          <w:sz w:val="24"/>
          <w:szCs w:val="24"/>
        </w:rPr>
        <w:t>, 53(D1). doi:10.1093/nar/gkae974.</w:t>
      </w:r>
    </w:p>
    <w:p>
      <w:pPr>
        <w:pStyle w:val="ListParagraph"/>
        <w:numPr>
          <w:ilvl w:val="0"/>
          <w:numId w:val="4"/>
        </w:numPr>
        <w:suppressAutoHyphens w:val="false"/>
        <w:spacing w:lineRule="auto" w:line="240" w:before="100" w:after="100"/>
        <w:contextualSpacing w:val="false"/>
        <w:jc w:val="left"/>
        <w:rPr>
          <w:rFonts w:ascii="Calibri" w:hAnsi="Calibri"/>
          <w:sz w:val="24"/>
          <w:szCs w:val="24"/>
        </w:rPr>
      </w:pPr>
      <w:r>
        <w:rPr>
          <w:rFonts w:eastAsia="Times New Roman" w:cs="Times New Roman" w:ascii="Calibri" w:hAnsi="Calibri"/>
          <w:color w:val="auto"/>
          <w:kern w:val="0"/>
          <w:sz w:val="24"/>
          <w:szCs w:val="24"/>
        </w:rPr>
        <w:t xml:space="preserve">Bartel, D.P. (2009) ‘MicroRNAs: Target recognition and regulatory functions’, </w:t>
      </w:r>
      <w:r>
        <w:rPr>
          <w:rFonts w:eastAsia="Times New Roman" w:cs="Times New Roman" w:ascii="Calibri" w:hAnsi="Calibri"/>
          <w:i/>
          <w:iCs/>
          <w:color w:val="auto"/>
          <w:kern w:val="0"/>
          <w:sz w:val="24"/>
          <w:szCs w:val="24"/>
        </w:rPr>
        <w:t>Cell</w:t>
      </w:r>
      <w:r>
        <w:rPr>
          <w:rFonts w:eastAsia="Times New Roman" w:cs="Times New Roman" w:ascii="Calibri" w:hAnsi="Calibri"/>
          <w:color w:val="auto"/>
          <w:kern w:val="0"/>
          <w:sz w:val="24"/>
          <w:szCs w:val="24"/>
        </w:rPr>
        <w:t>, 136(2), pp. 215–233. doi:10.1016/j.cell.2009.01.002.</w:t>
      </w:r>
    </w:p>
    <w:p>
      <w:pPr>
        <w:pStyle w:val="ListParagraph"/>
        <w:numPr>
          <w:ilvl w:val="0"/>
          <w:numId w:val="4"/>
        </w:numPr>
        <w:suppressAutoHyphens w:val="false"/>
        <w:spacing w:lineRule="auto" w:line="240" w:before="100" w:after="100"/>
        <w:contextualSpacing w:val="false"/>
        <w:jc w:val="left"/>
        <w:rPr>
          <w:rFonts w:ascii="Calibri" w:hAnsi="Calibri"/>
          <w:sz w:val="24"/>
          <w:szCs w:val="24"/>
        </w:rPr>
      </w:pPr>
      <w:r>
        <w:rPr>
          <w:rFonts w:eastAsia="Times New Roman" w:cs="Times New Roman" w:ascii="Calibri" w:hAnsi="Calibri"/>
          <w:color w:val="auto"/>
          <w:kern w:val="0"/>
          <w:sz w:val="24"/>
          <w:szCs w:val="24"/>
        </w:rPr>
        <w:t xml:space="preserve">Huntzinger, E. and Izaurralde, E. (2011) ‘Gene silencing by micrornas: Contributions of translational repression and mrna decay’, </w:t>
      </w:r>
      <w:r>
        <w:rPr>
          <w:rFonts w:eastAsia="Times New Roman" w:cs="Times New Roman" w:ascii="Calibri" w:hAnsi="Calibri"/>
          <w:i/>
          <w:iCs/>
          <w:color w:val="auto"/>
          <w:kern w:val="0"/>
          <w:sz w:val="24"/>
          <w:szCs w:val="24"/>
        </w:rPr>
        <w:t>Nature Reviews Genetics</w:t>
      </w:r>
      <w:r>
        <w:rPr>
          <w:rFonts w:eastAsia="Times New Roman" w:cs="Times New Roman" w:ascii="Calibri" w:hAnsi="Calibri"/>
          <w:color w:val="auto"/>
          <w:kern w:val="0"/>
          <w:sz w:val="24"/>
          <w:szCs w:val="24"/>
        </w:rPr>
        <w:t>, 12(2), pp. 99–110. doi:10.1038/nrg2936.</w:t>
      </w:r>
    </w:p>
    <w:p>
      <w:pPr>
        <w:pStyle w:val="ListParagraph"/>
        <w:numPr>
          <w:ilvl w:val="0"/>
          <w:numId w:val="4"/>
        </w:numPr>
        <w:suppressAutoHyphens w:val="false"/>
        <w:spacing w:lineRule="auto" w:line="240" w:before="100" w:after="100"/>
        <w:contextualSpacing w:val="false"/>
        <w:jc w:val="left"/>
        <w:rPr>
          <w:rFonts w:ascii="Calibri" w:hAnsi="Calibri"/>
          <w:sz w:val="24"/>
          <w:szCs w:val="24"/>
        </w:rPr>
      </w:pPr>
      <w:r>
        <w:rPr>
          <w:rFonts w:eastAsia="Times New Roman" w:cs="Times New Roman" w:ascii="Calibri" w:hAnsi="Calibri"/>
          <w:color w:val="auto"/>
          <w:kern w:val="0"/>
          <w:sz w:val="24"/>
          <w:szCs w:val="24"/>
        </w:rPr>
        <w:t xml:space="preserve">Peng, Y. and Croce, C.M. (2016) ‘The role of micrornas in human cancer’, </w:t>
      </w:r>
      <w:r>
        <w:rPr>
          <w:rFonts w:eastAsia="Times New Roman" w:cs="Times New Roman" w:ascii="Calibri" w:hAnsi="Calibri"/>
          <w:i/>
          <w:iCs/>
          <w:color w:val="auto"/>
          <w:kern w:val="0"/>
          <w:sz w:val="24"/>
          <w:szCs w:val="24"/>
        </w:rPr>
        <w:t>Signal Transduction and Targeted Therapy</w:t>
      </w:r>
      <w:r>
        <w:rPr>
          <w:rFonts w:eastAsia="Times New Roman" w:cs="Times New Roman" w:ascii="Calibri" w:hAnsi="Calibri"/>
          <w:color w:val="auto"/>
          <w:kern w:val="0"/>
          <w:sz w:val="24"/>
          <w:szCs w:val="24"/>
        </w:rPr>
        <w:t>, 1(1). doi:10.1038/sigtrans.2015.4.</w:t>
      </w:r>
    </w:p>
    <w:p>
      <w:pPr>
        <w:pStyle w:val="ListParagraph"/>
        <w:numPr>
          <w:ilvl w:val="0"/>
          <w:numId w:val="4"/>
        </w:numPr>
        <w:suppressAutoHyphens w:val="false"/>
        <w:spacing w:lineRule="auto" w:line="240" w:before="100" w:after="100"/>
        <w:contextualSpacing w:val="false"/>
        <w:jc w:val="left"/>
        <w:rPr/>
      </w:pPr>
      <w:r>
        <w:rPr>
          <w:rFonts w:eastAsia="Times New Roman" w:cs="Times New Roman" w:ascii="Calibri" w:hAnsi="Calibri"/>
          <w:color w:val="auto"/>
          <w:kern w:val="0"/>
          <w:sz w:val="24"/>
          <w:szCs w:val="24"/>
        </w:rPr>
        <w:t xml:space="preserve">Lopez-Serra, P. and Esteller, M. (2011) ‘DNA methylation-associated silencing of tumor-suppressor micrornas in cancer’, </w:t>
      </w:r>
      <w:r>
        <w:rPr>
          <w:rFonts w:eastAsia="Times New Roman" w:cs="Times New Roman" w:ascii="Calibri" w:hAnsi="Calibri"/>
          <w:i/>
          <w:iCs/>
          <w:color w:val="auto"/>
          <w:kern w:val="0"/>
          <w:sz w:val="24"/>
          <w:szCs w:val="24"/>
        </w:rPr>
        <w:t>Oncogene</w:t>
      </w:r>
      <w:r>
        <w:rPr>
          <w:rFonts w:eastAsia="Times New Roman" w:cs="Times New Roman" w:ascii="Calibri" w:hAnsi="Calibri"/>
          <w:color w:val="auto"/>
          <w:kern w:val="0"/>
          <w:sz w:val="24"/>
          <w:szCs w:val="24"/>
        </w:rPr>
        <w:t xml:space="preserve">, 31(13), pp. 1609–1622. </w:t>
      </w:r>
      <w:hyperlink r:id="rId20">
        <w:r>
          <w:rPr>
            <w:rStyle w:val="Hyperlink"/>
            <w:rFonts w:ascii="Calibri" w:hAnsi="Calibri"/>
            <w:sz w:val="24"/>
            <w:szCs w:val="24"/>
          </w:rPr>
          <w:t>doi:10.1038/onc.2011.354.</w:t>
        </w:r>
      </w:hyperlink>
    </w:p>
    <w:p>
      <w:pPr>
        <w:pStyle w:val="BodyText"/>
        <w:numPr>
          <w:ilvl w:val="0"/>
          <w:numId w:val="4"/>
        </w:numPr>
        <w:suppressAutoHyphens w:val="false"/>
        <w:spacing w:lineRule="auto" w:line="240" w:before="100" w:after="100"/>
        <w:jc w:val="left"/>
        <w:rPr/>
      </w:pPr>
      <w:r>
        <w:rPr>
          <w:rStyle w:val="Strong"/>
          <w:rFonts w:ascii="Calibri" w:hAnsi="Calibri"/>
          <w:b w:val="false"/>
          <w:bCs w:val="false"/>
          <w:sz w:val="24"/>
          <w:szCs w:val="24"/>
        </w:rPr>
        <w:t>Corcoran, D.L., Pandit, K.V., Gordon, B., Bhattacharjee, A., Kaminski, N., and Brudno, M. (2009).</w:t>
      </w:r>
      <w:r>
        <w:rPr>
          <w:rFonts w:ascii="Calibri" w:hAnsi="Calibri"/>
          <w:b w:val="false"/>
          <w:bCs w:val="false"/>
          <w:sz w:val="24"/>
          <w:szCs w:val="24"/>
        </w:rPr>
        <w:t xml:space="preserve"> Features of mammalian microRNA promoters emerge from polymerase II chromatin immunoprecipitation data. </w:t>
      </w:r>
      <w:r>
        <w:rPr>
          <w:rStyle w:val="Emphasis"/>
          <w:rFonts w:ascii="Calibri" w:hAnsi="Calibri"/>
          <w:b w:val="false"/>
          <w:bCs w:val="false"/>
          <w:sz w:val="24"/>
          <w:szCs w:val="24"/>
        </w:rPr>
        <w:t>PLoS One</w:t>
      </w:r>
      <w:r>
        <w:rPr>
          <w:rFonts w:ascii="Calibri" w:hAnsi="Calibri"/>
          <w:b w:val="false"/>
          <w:bCs w:val="false"/>
          <w:sz w:val="24"/>
          <w:szCs w:val="24"/>
        </w:rPr>
        <w:t xml:space="preserve"> 4(4), e5279. </w:t>
      </w:r>
      <w:hyperlink r:id="rId21" w:tgtFrame="_blank">
        <w:r>
          <w:rPr>
            <w:rStyle w:val="Hyperlink"/>
            <w:rFonts w:ascii="Calibri" w:hAnsi="Calibri"/>
            <w:b w:val="false"/>
            <w:bCs w:val="false"/>
            <w:sz w:val="24"/>
            <w:szCs w:val="24"/>
          </w:rPr>
          <w:t>https://doi.org/10.1371/journal.pone.0005279</w:t>
        </w:r>
      </w:hyperlink>
    </w:p>
    <w:p>
      <w:pPr>
        <w:pStyle w:val="BodyText"/>
        <w:numPr>
          <w:ilvl w:val="0"/>
          <w:numId w:val="6"/>
        </w:numPr>
        <w:tabs>
          <w:tab w:val="clear" w:pos="720"/>
          <w:tab w:val="left" w:pos="0" w:leader="none"/>
        </w:tabs>
        <w:ind w:hanging="293" w:left="719"/>
        <w:rPr/>
      </w:pPr>
      <w:r>
        <w:rPr>
          <w:rStyle w:val="Strong"/>
          <w:rFonts w:ascii="Calibri" w:hAnsi="Calibri"/>
          <w:b w:val="false"/>
          <w:bCs w:val="false"/>
          <w:sz w:val="24"/>
          <w:szCs w:val="24"/>
        </w:rPr>
        <w:t>Ozsolak, F., Poling, L.L., Wang, Z., Liu, H., Liu, X. S., Roeder, R.G., Zhang, X., Song, J. S., and Fisher, D.E. (2008).</w:t>
      </w:r>
      <w:r>
        <w:rPr>
          <w:rFonts w:ascii="Calibri" w:hAnsi="Calibri"/>
          <w:b w:val="false"/>
          <w:bCs w:val="false"/>
          <w:sz w:val="24"/>
          <w:szCs w:val="24"/>
        </w:rPr>
        <w:t xml:space="preserve"> Chromatin structure analyses identify miRNA promoters. </w:t>
      </w:r>
      <w:r>
        <w:rPr>
          <w:rStyle w:val="Emphasis"/>
          <w:rFonts w:ascii="Calibri" w:hAnsi="Calibri"/>
          <w:b w:val="false"/>
          <w:bCs w:val="false"/>
          <w:sz w:val="24"/>
          <w:szCs w:val="24"/>
        </w:rPr>
        <w:t>Genes &amp; Development</w:t>
      </w:r>
      <w:r>
        <w:rPr>
          <w:rFonts w:ascii="Calibri" w:hAnsi="Calibri"/>
          <w:b w:val="false"/>
          <w:bCs w:val="false"/>
          <w:sz w:val="24"/>
          <w:szCs w:val="24"/>
        </w:rPr>
        <w:t xml:space="preserve"> 22(22), 3172-3183. </w:t>
      </w:r>
      <w:hyperlink r:id="rId22" w:tgtFrame="_blank">
        <w:r>
          <w:rPr>
            <w:rStyle w:val="Hyperlink"/>
            <w:rFonts w:ascii="Calibri" w:hAnsi="Calibri"/>
            <w:b w:val="false"/>
            <w:bCs w:val="false"/>
            <w:sz w:val="24"/>
            <w:szCs w:val="24"/>
          </w:rPr>
          <w:t>https://doi.org/10.1101/gad.1706508</w:t>
        </w:r>
      </w:hyperlink>
    </w:p>
    <w:p>
      <w:pPr>
        <w:pStyle w:val="BodyText"/>
        <w:numPr>
          <w:ilvl w:val="0"/>
          <w:numId w:val="7"/>
        </w:numPr>
        <w:tabs>
          <w:tab w:val="clear" w:pos="720"/>
          <w:tab w:val="left" w:pos="0" w:leader="none"/>
        </w:tabs>
        <w:ind w:hanging="293" w:left="719"/>
        <w:rPr/>
      </w:pPr>
      <w:r>
        <w:rPr>
          <w:rStyle w:val="Strong"/>
          <w:rFonts w:ascii="Calibri" w:hAnsi="Calibri"/>
          <w:b w:val="false"/>
          <w:bCs w:val="false"/>
          <w:sz w:val="24"/>
          <w:szCs w:val="24"/>
        </w:rPr>
        <w:t>Lujambio, A., Ropero, S., Ballestar, E., Fraga, M. F., Cerrato, C., Setién, F., Casado, S., Suarez-Gauthier, A., Sanchez-Cespedes, M., Git, A., Spiteri, I., Das, P.P., Caldas, C., Miska, E., and Esteller, M. (2008).</w:t>
      </w:r>
      <w:r>
        <w:rPr>
          <w:rFonts w:ascii="Calibri" w:hAnsi="Calibri"/>
          <w:b w:val="false"/>
          <w:bCs w:val="false"/>
          <w:sz w:val="24"/>
          <w:szCs w:val="24"/>
        </w:rPr>
        <w:t xml:space="preserve"> Genetic unmasking of an epigenetically silenced microRNA in human cancer cells. </w:t>
      </w:r>
      <w:r>
        <w:rPr>
          <w:rStyle w:val="Emphasis"/>
          <w:rFonts w:ascii="Calibri" w:hAnsi="Calibri"/>
          <w:b w:val="false"/>
          <w:bCs w:val="false"/>
          <w:sz w:val="24"/>
          <w:szCs w:val="24"/>
        </w:rPr>
        <w:t>Cancer Research</w:t>
      </w:r>
      <w:r>
        <w:rPr>
          <w:rFonts w:ascii="Calibri" w:hAnsi="Calibri"/>
          <w:b w:val="false"/>
          <w:bCs w:val="false"/>
          <w:sz w:val="24"/>
          <w:szCs w:val="24"/>
        </w:rPr>
        <w:t xml:space="preserve"> 68(4), 1424-1432. </w:t>
      </w:r>
      <w:hyperlink r:id="rId23" w:tgtFrame="_blank">
        <w:r>
          <w:rPr>
            <w:rStyle w:val="Hyperlink"/>
            <w:rFonts w:ascii="Calibri" w:hAnsi="Calibri"/>
            <w:b w:val="false"/>
            <w:bCs w:val="false"/>
            <w:sz w:val="24"/>
            <w:szCs w:val="24"/>
          </w:rPr>
          <w:t>https://doi.org/10.1158/0008-5472.CAN-07-5960</w:t>
        </w:r>
      </w:hyperlink>
    </w:p>
    <w:p>
      <w:pPr>
        <w:pStyle w:val="BodyText"/>
        <w:numPr>
          <w:ilvl w:val="0"/>
          <w:numId w:val="8"/>
        </w:numPr>
        <w:tabs>
          <w:tab w:val="clear" w:pos="720"/>
          <w:tab w:val="left" w:pos="0" w:leader="none"/>
        </w:tabs>
        <w:ind w:hanging="293" w:left="719"/>
        <w:rPr/>
      </w:pPr>
      <w:r>
        <w:rPr>
          <w:rStyle w:val="Strong"/>
          <w:rFonts w:ascii="Calibri" w:hAnsi="Calibri"/>
          <w:b w:val="false"/>
          <w:bCs w:val="false"/>
          <w:sz w:val="24"/>
          <w:szCs w:val="24"/>
        </w:rPr>
        <w:t>Di Leva, G., Garofalo, M., and Croce, C.M. (2014).</w:t>
      </w:r>
      <w:r>
        <w:rPr>
          <w:rFonts w:ascii="Calibri" w:hAnsi="Calibri"/>
          <w:b w:val="false"/>
          <w:bCs w:val="false"/>
          <w:sz w:val="24"/>
          <w:szCs w:val="24"/>
        </w:rPr>
        <w:t xml:space="preserve"> MicroRNAs in cancer. </w:t>
      </w:r>
      <w:r>
        <w:rPr>
          <w:rStyle w:val="Emphasis"/>
          <w:rFonts w:ascii="Calibri" w:hAnsi="Calibri"/>
          <w:b w:val="false"/>
          <w:bCs w:val="false"/>
          <w:sz w:val="24"/>
          <w:szCs w:val="24"/>
        </w:rPr>
        <w:t>Annual Review of Pathology: Mechanisms of Disease</w:t>
      </w:r>
      <w:r>
        <w:rPr>
          <w:rFonts w:ascii="Calibri" w:hAnsi="Calibri"/>
          <w:b w:val="false"/>
          <w:bCs w:val="false"/>
          <w:sz w:val="24"/>
          <w:szCs w:val="24"/>
        </w:rPr>
        <w:t xml:space="preserve"> 9, 287-314. </w:t>
      </w:r>
      <w:hyperlink r:id="rId24" w:tgtFrame="_blank">
        <w:r>
          <w:rPr>
            <w:rStyle w:val="Hyperlink"/>
            <w:rFonts w:ascii="Calibri" w:hAnsi="Calibri"/>
            <w:b w:val="false"/>
            <w:bCs w:val="false"/>
            <w:sz w:val="24"/>
            <w:szCs w:val="24"/>
          </w:rPr>
          <w:t>https://doi.org/10.1146/annurev-pathol-012513-104715</w:t>
        </w:r>
      </w:hyperlink>
    </w:p>
    <w:p>
      <w:pPr>
        <w:pStyle w:val="ListParagraph"/>
        <w:numPr>
          <w:ilvl w:val="0"/>
          <w:numId w:val="4"/>
        </w:numPr>
        <w:suppressAutoHyphens w:val="false"/>
        <w:spacing w:lineRule="auto" w:line="240" w:before="100" w:after="100"/>
        <w:contextualSpacing w:val="false"/>
        <w:jc w:val="left"/>
        <w:rPr/>
      </w:pPr>
      <w:r>
        <w:rPr>
          <w:rFonts w:eastAsia="Times New Roman" w:cs="Times New Roman" w:ascii="Calibri" w:hAnsi="Calibri"/>
          <w:b w:val="false"/>
          <w:bCs w:val="false"/>
          <w:color w:val="auto"/>
          <w:kern w:val="0"/>
          <w:sz w:val="24"/>
          <w:szCs w:val="24"/>
        </w:rPr>
        <w:t xml:space="preserve">Maksimovic, Jovana, Lavinia S. Phipson, and Alicia Oshlack. "A cross-package Bioconductor workflow for analysing methylation array data." </w:t>
      </w:r>
      <w:r>
        <w:rPr>
          <w:rStyle w:val="Emphasis"/>
          <w:rFonts w:eastAsia="Times New Roman" w:cs="Times New Roman" w:ascii="Calibri" w:hAnsi="Calibri"/>
          <w:b w:val="false"/>
          <w:bCs w:val="false"/>
          <w:color w:val="auto"/>
          <w:kern w:val="0"/>
          <w:sz w:val="24"/>
          <w:szCs w:val="24"/>
        </w:rPr>
        <w:t>F1000Research</w:t>
      </w:r>
      <w:r>
        <w:rPr>
          <w:rFonts w:eastAsia="Times New Roman" w:cs="Times New Roman" w:ascii="Calibri" w:hAnsi="Calibri"/>
          <w:b w:val="false"/>
          <w:bCs w:val="false"/>
          <w:color w:val="auto"/>
          <w:kern w:val="0"/>
          <w:sz w:val="24"/>
          <w:szCs w:val="24"/>
        </w:rPr>
        <w:t xml:space="preserve"> 5 (2016): 1281. </w:t>
      </w:r>
      <w:hyperlink r:id="rId25" w:tgtFrame="_blank">
        <w:r>
          <w:rPr>
            <w:rStyle w:val="Hyperlink"/>
            <w:rFonts w:ascii="Calibri" w:hAnsi="Calibri"/>
            <w:b w:val="false"/>
            <w:bCs w:val="false"/>
            <w:sz w:val="24"/>
            <w:szCs w:val="24"/>
          </w:rPr>
          <w:t>https://f1000research.com/articles/5-1281/v2</w:t>
        </w:r>
      </w:hyperlink>
    </w:p>
    <w:p>
      <w:pPr>
        <w:pStyle w:val="ListParagraph"/>
        <w:numPr>
          <w:ilvl w:val="0"/>
          <w:numId w:val="4"/>
        </w:numPr>
        <w:suppressAutoHyphens w:val="false"/>
        <w:spacing w:lineRule="auto" w:line="240" w:before="100" w:after="100"/>
        <w:contextualSpacing w:val="false"/>
        <w:jc w:val="left"/>
        <w:rPr>
          <w:rFonts w:ascii="Calibri" w:hAnsi="Calibri"/>
          <w:b w:val="false"/>
          <w:bCs w:val="false"/>
          <w:sz w:val="24"/>
          <w:szCs w:val="24"/>
        </w:rPr>
      </w:pPr>
      <w:r>
        <w:rPr>
          <w:rFonts w:eastAsia="Times New Roman" w:cs="Times New Roman" w:ascii="Calibri" w:hAnsi="Calibri"/>
          <w:b w:val="false"/>
          <w:bCs w:val="false"/>
          <w:color w:val="auto"/>
          <w:kern w:val="0"/>
          <w:sz w:val="24"/>
          <w:szCs w:val="24"/>
        </w:rPr>
        <w:t xml:space="preserve">Ritchie, M.E. </w:t>
      </w:r>
      <w:r>
        <w:rPr>
          <w:rFonts w:eastAsia="Times New Roman" w:cs="Times New Roman" w:ascii="Calibri" w:hAnsi="Calibri"/>
          <w:b w:val="false"/>
          <w:bCs w:val="false"/>
          <w:i/>
          <w:iCs/>
          <w:color w:val="auto"/>
          <w:kern w:val="0"/>
          <w:sz w:val="24"/>
          <w:szCs w:val="24"/>
        </w:rPr>
        <w:t>et al.</w:t>
      </w:r>
      <w:r>
        <w:rPr>
          <w:rFonts w:eastAsia="Times New Roman" w:cs="Times New Roman" w:ascii="Calibri" w:hAnsi="Calibri"/>
          <w:b w:val="false"/>
          <w:bCs w:val="false"/>
          <w:color w:val="auto"/>
          <w:kern w:val="0"/>
          <w:sz w:val="24"/>
          <w:szCs w:val="24"/>
        </w:rPr>
        <w:t xml:space="preserve"> (2015) ‘Limma powers differential expression analyses for RNA-sequencing and Microarray Studies’, </w:t>
      </w:r>
      <w:r>
        <w:rPr>
          <w:rFonts w:eastAsia="Times New Roman" w:cs="Times New Roman" w:ascii="Calibri" w:hAnsi="Calibri"/>
          <w:b w:val="false"/>
          <w:bCs w:val="false"/>
          <w:i/>
          <w:iCs/>
          <w:color w:val="auto"/>
          <w:kern w:val="0"/>
          <w:sz w:val="24"/>
          <w:szCs w:val="24"/>
        </w:rPr>
        <w:t>Nucleic Acids Research</w:t>
      </w:r>
      <w:r>
        <w:rPr>
          <w:rFonts w:eastAsia="Times New Roman" w:cs="Times New Roman" w:ascii="Calibri" w:hAnsi="Calibri"/>
          <w:b w:val="false"/>
          <w:bCs w:val="false"/>
          <w:color w:val="auto"/>
          <w:kern w:val="0"/>
          <w:sz w:val="24"/>
          <w:szCs w:val="24"/>
        </w:rPr>
        <w:t>, 43(7). doi:10.1093/nar/gkv007.</w:t>
      </w:r>
    </w:p>
    <w:p>
      <w:pPr>
        <w:pStyle w:val="Textbody"/>
        <w:numPr>
          <w:ilvl w:val="0"/>
          <w:numId w:val="4"/>
        </w:numPr>
        <w:spacing w:lineRule="auto" w:line="240" w:before="100" w:after="100"/>
        <w:rPr>
          <w:rFonts w:ascii="Calibri" w:hAnsi="Calibri"/>
          <w:b w:val="false"/>
          <w:bCs w:val="false"/>
          <w:sz w:val="24"/>
          <w:szCs w:val="24"/>
        </w:rPr>
      </w:pPr>
      <w:r>
        <w:rPr>
          <w:rFonts w:eastAsia="Times New Roman" w:ascii="Calibri" w:hAnsi="Calibri"/>
          <w:b w:val="false"/>
          <w:bCs w:val="false"/>
          <w:kern w:val="0"/>
          <w:sz w:val="24"/>
          <w:szCs w:val="24"/>
        </w:rPr>
        <w:t xml:space="preserve">Bhasin, J.M., Hu, B. and Ting, A.H. (2015) ‘Methylaction: Detecting differentially methylated regions that distinguish biological subtypes’, </w:t>
      </w:r>
      <w:r>
        <w:rPr>
          <w:rFonts w:eastAsia="Times New Roman" w:ascii="Calibri" w:hAnsi="Calibri"/>
          <w:b w:val="false"/>
          <w:bCs w:val="false"/>
          <w:i/>
          <w:kern w:val="0"/>
          <w:sz w:val="24"/>
          <w:szCs w:val="24"/>
        </w:rPr>
        <w:t>Nucleic Acids Research</w:t>
      </w:r>
      <w:r>
        <w:rPr>
          <w:rFonts w:eastAsia="Times New Roman" w:ascii="Calibri" w:hAnsi="Calibri"/>
          <w:b w:val="false"/>
          <w:bCs w:val="false"/>
          <w:kern w:val="0"/>
          <w:sz w:val="24"/>
          <w:szCs w:val="24"/>
        </w:rPr>
        <w:t>, 44(1), pp. 106–116. doi:10.1093/nar/gkv1461.</w:t>
      </w:r>
    </w:p>
    <w:p>
      <w:pPr>
        <w:pStyle w:val="ListParagraph"/>
        <w:numPr>
          <w:ilvl w:val="0"/>
          <w:numId w:val="4"/>
        </w:numPr>
        <w:suppressAutoHyphens w:val="false"/>
        <w:spacing w:lineRule="auto" w:line="240" w:before="100" w:after="100"/>
        <w:contextualSpacing w:val="false"/>
        <w:jc w:val="left"/>
        <w:rPr>
          <w:rFonts w:ascii="Calibri" w:hAnsi="Calibri" w:eastAsia="Times New Roman" w:cs="Times New Roman"/>
          <w:b w:val="false"/>
          <w:bCs w:val="false"/>
          <w:color w:val="auto"/>
          <w:kern w:val="0"/>
          <w:sz w:val="24"/>
          <w:szCs w:val="24"/>
        </w:rPr>
      </w:pPr>
      <w:r>
        <w:rPr>
          <w:rFonts w:eastAsia="Times New Roman" w:cs="Times New Roman" w:ascii="Calibri" w:hAnsi="Calibri"/>
          <w:b w:val="false"/>
          <w:bCs w:val="false"/>
          <w:color w:val="auto"/>
          <w:kern w:val="0"/>
          <w:sz w:val="24"/>
          <w:szCs w:val="24"/>
        </w:rPr>
      </w:r>
    </w:p>
    <w:p>
      <w:pPr>
        <w:pStyle w:val="Normal"/>
        <w:suppressAutoHyphens w:val="false"/>
        <w:spacing w:lineRule="auto" w:line="240" w:before="100" w:after="100"/>
        <w:ind w:hanging="0" w:left="364"/>
        <w:jc w:val="left"/>
        <w:rPr>
          <w:rFonts w:ascii="Calibri" w:hAnsi="Calibri" w:eastAsia="Times New Roman" w:cs="Times New Roman"/>
          <w:b w:val="false"/>
          <w:bCs w:val="false"/>
          <w:color w:val="auto"/>
          <w:kern w:val="0"/>
          <w:sz w:val="24"/>
          <w:szCs w:val="24"/>
        </w:rPr>
      </w:pPr>
      <w:r>
        <w:rPr>
          <w:rFonts w:eastAsia="Times New Roman" w:cs="Times New Roman" w:ascii="Calibri" w:hAnsi="Calibri"/>
          <w:b w:val="false"/>
          <w:bCs w:val="false"/>
          <w:color w:val="auto"/>
          <w:kern w:val="0"/>
          <w:sz w:val="24"/>
          <w:szCs w:val="24"/>
        </w:rPr>
      </w:r>
    </w:p>
    <w:p>
      <w:pPr>
        <w:pStyle w:val="Heading3"/>
        <w:rPr>
          <w:b w:val="false"/>
          <w:bCs w:val="false"/>
        </w:rPr>
      </w:pPr>
      <w:r>
        <w:rPr>
          <w:b w:val="false"/>
          <w:bCs w:val="false"/>
        </w:rPr>
      </w:r>
    </w:p>
    <w:p>
      <w:pPr>
        <w:pStyle w:val="Normal"/>
        <w:rPr>
          <w:b w:val="false"/>
          <w:bCs w:val="false"/>
        </w:rPr>
      </w:pPr>
      <w:r>
        <w:rPr>
          <w:b w:val="false"/>
          <w:bCs w:val="false"/>
        </w:rPr>
      </w:r>
    </w:p>
    <w:p>
      <w:pPr>
        <w:pStyle w:val="Normal"/>
        <w:rPr>
          <w:b w:val="false"/>
          <w:bCs w:val="false"/>
        </w:rPr>
      </w:pPr>
      <w:r>
        <w:rPr>
          <w:b w:val="false"/>
          <w:bCs w:val="false"/>
        </w:rPr>
      </w:r>
    </w:p>
    <w:p>
      <w:pPr>
        <w:pStyle w:val="Normal"/>
        <w:rPr>
          <w:b w:val="false"/>
          <w:bCs w:val="false"/>
        </w:rPr>
      </w:pPr>
      <w:r>
        <w:rPr>
          <w:b w:val="false"/>
          <w:bCs w:val="false"/>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ind w:hanging="0" w:left="10"/>
        <w:rPr/>
      </w:pPr>
      <w:r>
        <w:rPr/>
      </w:r>
    </w:p>
    <w:p>
      <w:pPr>
        <w:pStyle w:val="Heading1"/>
        <w:ind w:hanging="0" w:left="10"/>
        <w:rPr/>
      </w:pPr>
      <w:r>
        <w:rPr/>
        <w:t>APPENDIX A</w:t>
      </w:r>
    </w:p>
    <w:p>
      <w:pPr>
        <w:pStyle w:val="Normal"/>
        <w:rPr/>
      </w:pPr>
      <w:r>
        <w:rPr/>
        <w:t>This appendix contains all code used in this study for data processing, quality control, differential methylation analysis and visualization. The code is written in R version 4.4.3 and is presented in the order following the pipeline.</w:t>
      </w:r>
    </w:p>
    <w:p>
      <w:pPr>
        <w:pStyle w:val="Heading5"/>
        <w:keepNext w:val="true"/>
        <w:keepLines/>
        <w:numPr>
          <w:ilvl w:val="0"/>
          <w:numId w:val="0"/>
        </w:numPr>
        <w:spacing w:before="80" w:after="40"/>
        <w:ind w:hanging="10" w:left="10"/>
        <w:rPr/>
      </w:pPr>
      <w:r>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Calibri">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 w:name="Times New Roman">
    <w:charset w:val="01"/>
    <w:family w:val="roman"/>
    <w:pitch w:val="variable"/>
  </w:font>
  <w:font w:name="Liberation Mono">
    <w:altName w:val="Courier New"/>
    <w:charset w:val="01"/>
    <w:family w:val="modern"/>
    <w:pitch w:val="fixed"/>
  </w:font>
  <w:font w:name="Calibri">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0" w:hanging="0"/>
      </w:pPr>
      <w:rPr>
        <w:rFonts w:ascii="Calibri" w:hAnsi="Calibri" w:cs="Calibri" w:hint="default"/>
        <w:dstrike w:val="false"/>
        <w:strike w:val="false"/>
        <w:vertAlign w:val="baseline"/>
        <w:position w:val="0"/>
        <w:sz w:val="24"/>
        <w:sz w:val="24"/>
        <w:i w:val="false"/>
        <w:u w:val="none"/>
        <w:b w:val="false"/>
        <w:shd w:fill="auto" w:val="clear"/>
        <w:szCs w:val="24"/>
        <w:color w:val="000000"/>
      </w:rPr>
    </w:lvl>
    <w:lvl w:ilvl="1">
      <w:start w:val="1"/>
      <w:numFmt w:val="bullet"/>
      <w:lvlText w:val="o"/>
      <w:lvlJc w:val="left"/>
      <w:pPr>
        <w:tabs>
          <w:tab w:val="num" w:pos="0"/>
        </w:tabs>
        <w:ind w:left="1367" w:hanging="0"/>
      </w:pPr>
      <w:rPr>
        <w:rFonts w:ascii="Calibri" w:hAnsi="Calibri" w:cs="Calibri" w:hint="default"/>
        <w:dstrike w:val="false"/>
        <w:strike w:val="false"/>
        <w:vertAlign w:val="baseline"/>
        <w:position w:val="0"/>
        <w:sz w:val="24"/>
        <w:sz w:val="24"/>
        <w:i w:val="false"/>
        <w:u w:val="none"/>
        <w:b w:val="false"/>
        <w:shd w:fill="auto" w:val="clear"/>
        <w:szCs w:val="24"/>
        <w:color w:val="000000"/>
      </w:rPr>
    </w:lvl>
    <w:lvl w:ilvl="2">
      <w:start w:val="1"/>
      <w:numFmt w:val="bullet"/>
      <w:lvlText w:val="▪"/>
      <w:lvlJc w:val="left"/>
      <w:pPr>
        <w:tabs>
          <w:tab w:val="num" w:pos="0"/>
        </w:tabs>
        <w:ind w:left="2087" w:hanging="0"/>
      </w:pPr>
      <w:rPr>
        <w:rFonts w:ascii="Calibri" w:hAnsi="Calibri" w:cs="Calibri" w:hint="default"/>
        <w:dstrike w:val="false"/>
        <w:strike w:val="false"/>
        <w:vertAlign w:val="baseline"/>
        <w:position w:val="0"/>
        <w:sz w:val="24"/>
        <w:sz w:val="24"/>
        <w:i w:val="false"/>
        <w:u w:val="none"/>
        <w:b w:val="false"/>
        <w:shd w:fill="auto" w:val="clear"/>
        <w:szCs w:val="24"/>
        <w:color w:val="000000"/>
      </w:rPr>
    </w:lvl>
    <w:lvl w:ilvl="3">
      <w:start w:val="1"/>
      <w:numFmt w:val="bullet"/>
      <w:lvlText w:val="•"/>
      <w:lvlJc w:val="left"/>
      <w:pPr>
        <w:tabs>
          <w:tab w:val="num" w:pos="0"/>
        </w:tabs>
        <w:ind w:left="2807" w:hanging="0"/>
      </w:pPr>
      <w:rPr>
        <w:rFonts w:ascii="Calibri" w:hAnsi="Calibri" w:cs="Calibri" w:hint="default"/>
        <w:dstrike w:val="false"/>
        <w:strike w:val="false"/>
        <w:vertAlign w:val="baseline"/>
        <w:position w:val="0"/>
        <w:sz w:val="24"/>
        <w:sz w:val="24"/>
        <w:i w:val="false"/>
        <w:u w:val="none"/>
        <w:b w:val="false"/>
        <w:shd w:fill="auto" w:val="clear"/>
        <w:szCs w:val="24"/>
        <w:color w:val="000000"/>
      </w:rPr>
    </w:lvl>
    <w:lvl w:ilvl="4">
      <w:start w:val="1"/>
      <w:numFmt w:val="bullet"/>
      <w:lvlText w:val="o"/>
      <w:lvlJc w:val="left"/>
      <w:pPr>
        <w:tabs>
          <w:tab w:val="num" w:pos="0"/>
        </w:tabs>
        <w:ind w:left="3527" w:hanging="0"/>
      </w:pPr>
      <w:rPr>
        <w:rFonts w:ascii="Calibri" w:hAnsi="Calibri" w:cs="Calibri" w:hint="default"/>
        <w:dstrike w:val="false"/>
        <w:strike w:val="false"/>
        <w:vertAlign w:val="baseline"/>
        <w:position w:val="0"/>
        <w:sz w:val="24"/>
        <w:sz w:val="24"/>
        <w:i w:val="false"/>
        <w:u w:val="none"/>
        <w:b w:val="false"/>
        <w:shd w:fill="auto" w:val="clear"/>
        <w:szCs w:val="24"/>
        <w:color w:val="000000"/>
      </w:rPr>
    </w:lvl>
    <w:lvl w:ilvl="5">
      <w:start w:val="1"/>
      <w:numFmt w:val="bullet"/>
      <w:lvlText w:val="▪"/>
      <w:lvlJc w:val="left"/>
      <w:pPr>
        <w:tabs>
          <w:tab w:val="num" w:pos="0"/>
        </w:tabs>
        <w:ind w:left="4247" w:hanging="0"/>
      </w:pPr>
      <w:rPr>
        <w:rFonts w:ascii="Calibri" w:hAnsi="Calibri" w:cs="Calibri" w:hint="default"/>
        <w:dstrike w:val="false"/>
        <w:strike w:val="false"/>
        <w:vertAlign w:val="baseline"/>
        <w:position w:val="0"/>
        <w:sz w:val="24"/>
        <w:sz w:val="24"/>
        <w:i w:val="false"/>
        <w:u w:val="none"/>
        <w:b w:val="false"/>
        <w:shd w:fill="auto" w:val="clear"/>
        <w:szCs w:val="24"/>
        <w:color w:val="000000"/>
      </w:rPr>
    </w:lvl>
    <w:lvl w:ilvl="6">
      <w:start w:val="1"/>
      <w:numFmt w:val="bullet"/>
      <w:lvlText w:val="•"/>
      <w:lvlJc w:val="left"/>
      <w:pPr>
        <w:tabs>
          <w:tab w:val="num" w:pos="0"/>
        </w:tabs>
        <w:ind w:left="4967" w:hanging="0"/>
      </w:pPr>
      <w:rPr>
        <w:rFonts w:ascii="Calibri" w:hAnsi="Calibri" w:cs="Calibri" w:hint="default"/>
        <w:dstrike w:val="false"/>
        <w:strike w:val="false"/>
        <w:vertAlign w:val="baseline"/>
        <w:position w:val="0"/>
        <w:sz w:val="24"/>
        <w:sz w:val="24"/>
        <w:i w:val="false"/>
        <w:u w:val="none"/>
        <w:b w:val="false"/>
        <w:shd w:fill="auto" w:val="clear"/>
        <w:szCs w:val="24"/>
        <w:color w:val="000000"/>
      </w:rPr>
    </w:lvl>
    <w:lvl w:ilvl="7">
      <w:start w:val="1"/>
      <w:numFmt w:val="bullet"/>
      <w:lvlText w:val="o"/>
      <w:lvlJc w:val="left"/>
      <w:pPr>
        <w:tabs>
          <w:tab w:val="num" w:pos="0"/>
        </w:tabs>
        <w:ind w:left="5687" w:hanging="0"/>
      </w:pPr>
      <w:rPr>
        <w:rFonts w:ascii="Calibri" w:hAnsi="Calibri" w:cs="Calibri" w:hint="default"/>
        <w:dstrike w:val="false"/>
        <w:strike w:val="false"/>
        <w:vertAlign w:val="baseline"/>
        <w:position w:val="0"/>
        <w:sz w:val="24"/>
        <w:sz w:val="24"/>
        <w:i w:val="false"/>
        <w:u w:val="none"/>
        <w:b w:val="false"/>
        <w:shd w:fill="auto" w:val="clear"/>
        <w:szCs w:val="24"/>
        <w:color w:val="000000"/>
      </w:rPr>
    </w:lvl>
    <w:lvl w:ilvl="8">
      <w:start w:val="1"/>
      <w:numFmt w:val="bullet"/>
      <w:lvlText w:val="▪"/>
      <w:lvlJc w:val="left"/>
      <w:pPr>
        <w:tabs>
          <w:tab w:val="num" w:pos="0"/>
        </w:tabs>
        <w:ind w:left="6407" w:hanging="0"/>
      </w:pPr>
      <w:rPr>
        <w:rFonts w:ascii="Calibri" w:hAnsi="Calibri" w:cs="Calibri" w:hint="default"/>
        <w:dstrike w:val="false"/>
        <w:strike w:val="false"/>
        <w:vertAlign w:val="baseline"/>
        <w:position w:val="0"/>
        <w:sz w:val="24"/>
        <w:sz w:val="24"/>
        <w:i w:val="false"/>
        <w:u w:val="none"/>
        <w:b w:val="false"/>
        <w:shd w:fill="auto" w:val="clear"/>
        <w:szCs w:val="24"/>
        <w:color w:val="000000"/>
      </w:rPr>
    </w:lvl>
  </w:abstractNum>
  <w:abstractNum w:abstractNumId="4">
    <w:lvl w:ilvl="0">
      <w:start w:val="1"/>
      <w:numFmt w:val="decimal"/>
      <w:lvlText w:val="[%1]"/>
      <w:lvlJc w:val="left"/>
      <w:pPr>
        <w:tabs>
          <w:tab w:val="num" w:pos="0"/>
        </w:tabs>
        <w:ind w:left="364" w:hanging="0"/>
      </w:pPr>
      <w:rPr>
        <w:dstrike w:val="false"/>
        <w:strike w:val="false"/>
        <w:vertAlign w:val="baseline"/>
        <w:position w:val="0"/>
        <w:sz w:val="24"/>
        <w:sz w:val="24"/>
        <w:i w:val="false"/>
        <w:u w:val="none"/>
        <w:b w:val="false"/>
        <w:shd w:fill="auto" w:val="clear"/>
        <w:szCs w:val="24"/>
        <w:rFonts w:ascii="Calibri" w:hAnsi="Calibri" w:eastAsia="Calibri" w:cs="Calibri"/>
        <w:color w:val="000000"/>
      </w:rPr>
    </w:lvl>
    <w:lvl w:ilvl="1">
      <w:start w:val="1"/>
      <w:numFmt w:val="lowerLetter"/>
      <w:lvlText w:val="%2"/>
      <w:lvlJc w:val="left"/>
      <w:pPr>
        <w:tabs>
          <w:tab w:val="num" w:pos="0"/>
        </w:tabs>
        <w:ind w:left="1080" w:hanging="0"/>
      </w:pPr>
      <w:rPr>
        <w:dstrike w:val="false"/>
        <w:strike w:val="false"/>
        <w:vertAlign w:val="baseline"/>
        <w:position w:val="0"/>
        <w:sz w:val="24"/>
        <w:sz w:val="24"/>
        <w:i w:val="false"/>
        <w:u w:val="none"/>
        <w:b w:val="false"/>
        <w:shd w:fill="auto" w:val="clear"/>
        <w:szCs w:val="24"/>
        <w:rFonts w:ascii="Calibri" w:hAnsi="Calibri" w:eastAsia="Calibri" w:cs="Calibri"/>
        <w:color w:val="000000"/>
      </w:rPr>
    </w:lvl>
    <w:lvl w:ilvl="2">
      <w:start w:val="1"/>
      <w:numFmt w:val="lowerRoman"/>
      <w:lvlText w:val="%3"/>
      <w:lvlJc w:val="left"/>
      <w:pPr>
        <w:tabs>
          <w:tab w:val="num" w:pos="0"/>
        </w:tabs>
        <w:ind w:left="1800" w:hanging="0"/>
      </w:pPr>
      <w:rPr>
        <w:dstrike w:val="false"/>
        <w:strike w:val="false"/>
        <w:vertAlign w:val="baseline"/>
        <w:position w:val="0"/>
        <w:sz w:val="24"/>
        <w:sz w:val="24"/>
        <w:i w:val="false"/>
        <w:u w:val="none"/>
        <w:b w:val="false"/>
        <w:shd w:fill="auto" w:val="clear"/>
        <w:szCs w:val="24"/>
        <w:rFonts w:ascii="Calibri" w:hAnsi="Calibri" w:eastAsia="Calibri" w:cs="Calibri"/>
        <w:color w:val="000000"/>
      </w:rPr>
    </w:lvl>
    <w:lvl w:ilvl="3">
      <w:start w:val="1"/>
      <w:numFmt w:val="decimal"/>
      <w:lvlText w:val="%4"/>
      <w:lvlJc w:val="left"/>
      <w:pPr>
        <w:tabs>
          <w:tab w:val="num" w:pos="0"/>
        </w:tabs>
        <w:ind w:left="2520" w:hanging="0"/>
      </w:pPr>
      <w:rPr>
        <w:dstrike w:val="false"/>
        <w:strike w:val="false"/>
        <w:vertAlign w:val="baseline"/>
        <w:position w:val="0"/>
        <w:sz w:val="24"/>
        <w:sz w:val="24"/>
        <w:i w:val="false"/>
        <w:u w:val="none"/>
        <w:b w:val="false"/>
        <w:shd w:fill="auto" w:val="clear"/>
        <w:szCs w:val="24"/>
        <w:rFonts w:ascii="Calibri" w:hAnsi="Calibri" w:eastAsia="Calibri" w:cs="Calibri"/>
        <w:color w:val="000000"/>
      </w:rPr>
    </w:lvl>
    <w:lvl w:ilvl="4">
      <w:start w:val="1"/>
      <w:numFmt w:val="lowerLetter"/>
      <w:lvlText w:val="%5"/>
      <w:lvlJc w:val="left"/>
      <w:pPr>
        <w:tabs>
          <w:tab w:val="num" w:pos="0"/>
        </w:tabs>
        <w:ind w:left="3240" w:hanging="0"/>
      </w:pPr>
      <w:rPr>
        <w:dstrike w:val="false"/>
        <w:strike w:val="false"/>
        <w:vertAlign w:val="baseline"/>
        <w:position w:val="0"/>
        <w:sz w:val="24"/>
        <w:sz w:val="24"/>
        <w:i w:val="false"/>
        <w:u w:val="none"/>
        <w:b w:val="false"/>
        <w:shd w:fill="auto" w:val="clear"/>
        <w:szCs w:val="24"/>
        <w:rFonts w:ascii="Calibri" w:hAnsi="Calibri" w:eastAsia="Calibri" w:cs="Calibri"/>
        <w:color w:val="000000"/>
      </w:rPr>
    </w:lvl>
    <w:lvl w:ilvl="5">
      <w:start w:val="1"/>
      <w:numFmt w:val="lowerRoman"/>
      <w:lvlText w:val="%6"/>
      <w:lvlJc w:val="left"/>
      <w:pPr>
        <w:tabs>
          <w:tab w:val="num" w:pos="0"/>
        </w:tabs>
        <w:ind w:left="3960" w:hanging="0"/>
      </w:pPr>
      <w:rPr>
        <w:dstrike w:val="false"/>
        <w:strike w:val="false"/>
        <w:vertAlign w:val="baseline"/>
        <w:position w:val="0"/>
        <w:sz w:val="24"/>
        <w:sz w:val="24"/>
        <w:i w:val="false"/>
        <w:u w:val="none"/>
        <w:b w:val="false"/>
        <w:shd w:fill="auto" w:val="clear"/>
        <w:szCs w:val="24"/>
        <w:rFonts w:ascii="Calibri" w:hAnsi="Calibri" w:eastAsia="Calibri" w:cs="Calibri"/>
        <w:color w:val="000000"/>
      </w:rPr>
    </w:lvl>
    <w:lvl w:ilvl="6">
      <w:start w:val="1"/>
      <w:numFmt w:val="decimal"/>
      <w:lvlText w:val="%7"/>
      <w:lvlJc w:val="left"/>
      <w:pPr>
        <w:tabs>
          <w:tab w:val="num" w:pos="0"/>
        </w:tabs>
        <w:ind w:left="4680" w:hanging="0"/>
      </w:pPr>
      <w:rPr>
        <w:dstrike w:val="false"/>
        <w:strike w:val="false"/>
        <w:vertAlign w:val="baseline"/>
        <w:position w:val="0"/>
        <w:sz w:val="24"/>
        <w:sz w:val="24"/>
        <w:i w:val="false"/>
        <w:u w:val="none"/>
        <w:b w:val="false"/>
        <w:shd w:fill="auto" w:val="clear"/>
        <w:szCs w:val="24"/>
        <w:rFonts w:ascii="Calibri" w:hAnsi="Calibri" w:eastAsia="Calibri" w:cs="Calibri"/>
        <w:color w:val="000000"/>
      </w:rPr>
    </w:lvl>
    <w:lvl w:ilvl="7">
      <w:start w:val="1"/>
      <w:numFmt w:val="lowerLetter"/>
      <w:lvlText w:val="%8"/>
      <w:lvlJc w:val="left"/>
      <w:pPr>
        <w:tabs>
          <w:tab w:val="num" w:pos="0"/>
        </w:tabs>
        <w:ind w:left="5400" w:hanging="0"/>
      </w:pPr>
      <w:rPr>
        <w:dstrike w:val="false"/>
        <w:strike w:val="false"/>
        <w:vertAlign w:val="baseline"/>
        <w:position w:val="0"/>
        <w:sz w:val="24"/>
        <w:sz w:val="24"/>
        <w:i w:val="false"/>
        <w:u w:val="none"/>
        <w:b w:val="false"/>
        <w:shd w:fill="auto" w:val="clear"/>
        <w:szCs w:val="24"/>
        <w:rFonts w:ascii="Calibri" w:hAnsi="Calibri" w:eastAsia="Calibri" w:cs="Calibri"/>
        <w:color w:val="000000"/>
      </w:rPr>
    </w:lvl>
    <w:lvl w:ilvl="8">
      <w:start w:val="1"/>
      <w:numFmt w:val="lowerRoman"/>
      <w:lvlText w:val="%9"/>
      <w:lvlJc w:val="left"/>
      <w:pPr>
        <w:tabs>
          <w:tab w:val="num" w:pos="0"/>
        </w:tabs>
        <w:ind w:left="6120" w:hanging="0"/>
      </w:pPr>
      <w:rPr>
        <w:dstrike w:val="false"/>
        <w:strike w:val="false"/>
        <w:vertAlign w:val="baseline"/>
        <w:position w:val="0"/>
        <w:sz w:val="24"/>
        <w:sz w:val="24"/>
        <w:i w:val="false"/>
        <w:u w:val="none"/>
        <w:b w:val="false"/>
        <w:shd w:fill="auto" w:val="clear"/>
        <w:szCs w:val="24"/>
        <w:rFonts w:ascii="Calibri" w:hAnsi="Calibri" w:eastAsia="Calibri" w:cs="Calibri"/>
        <w:color w:val="000000"/>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 w:numId="4">
    <w:abstractNumId w:val="4"/>
  </w:num>
  <w:num w:numId="5">
    <w:abstractNumId w:val="5"/>
  </w:num>
  <w:num w:numId="6">
    <w:abstractNumId w:val="4"/>
    <w:lvlOverride w:ilvl="0">
      <w:lvl w:ilvl="0">
        <w:start w:val="1"/>
        <w:numFmt w:val="decimal"/>
        <w:lvlText w:val="%1."/>
        <w:lvlJc w:val="left"/>
        <w:pPr>
          <w:tabs>
            <w:tab w:val="num" w:pos="709"/>
          </w:tabs>
          <w:ind w:left="709" w:hanging="283"/>
        </w:pPr>
        <w:rPr/>
      </w:lvl>
    </w:lvlOverride>
    <w:lvlOverride w:ilvl="0">
      <w:startOverride w:val="1"/>
    </w:lvlOverride>
    <w:lvlOverride w:ilvl="1">
      <w:lvl w:ilvl="1">
        <w:start w:val="1"/>
        <w:numFmt w:val="decimal"/>
        <w:lvlText w:val="%2."/>
        <w:lvlJc w:val="left"/>
        <w:pPr>
          <w:tabs>
            <w:tab w:val="num" w:pos="1418"/>
          </w:tabs>
          <w:ind w:left="1418" w:hanging="283"/>
        </w:pPr>
        <w:rPr/>
      </w:lvl>
    </w:lvlOverride>
    <w:lvlOverride w:ilvl="1">
      <w:startOverride w:val="1"/>
    </w:lvlOverride>
    <w:lvlOverride w:ilvl="2">
      <w:lvl w:ilvl="2">
        <w:start w:val="1"/>
        <w:numFmt w:val="decimal"/>
        <w:lvlText w:val="%3."/>
        <w:lvlJc w:val="left"/>
        <w:pPr>
          <w:tabs>
            <w:tab w:val="num" w:pos="2127"/>
          </w:tabs>
          <w:ind w:left="2127" w:hanging="283"/>
        </w:pPr>
        <w:rPr/>
      </w:lvl>
    </w:lvlOverride>
    <w:lvlOverride w:ilvl="2">
      <w:startOverride w:val="1"/>
    </w:lvlOverride>
    <w:lvlOverride w:ilvl="3">
      <w:lvl w:ilvl="3">
        <w:start w:val="1"/>
        <w:numFmt w:val="decimal"/>
        <w:lvlText w:val="%4."/>
        <w:lvlJc w:val="left"/>
        <w:pPr>
          <w:tabs>
            <w:tab w:val="num" w:pos="2836"/>
          </w:tabs>
          <w:ind w:left="2836" w:hanging="283"/>
        </w:pPr>
        <w:rPr/>
      </w:lvl>
    </w:lvlOverride>
    <w:lvlOverride w:ilvl="3">
      <w:startOverride w:val="1"/>
    </w:lvlOverride>
    <w:lvlOverride w:ilvl="4">
      <w:lvl w:ilvl="4">
        <w:start w:val="1"/>
        <w:numFmt w:val="decimal"/>
        <w:lvlText w:val="%5."/>
        <w:lvlJc w:val="left"/>
        <w:pPr>
          <w:tabs>
            <w:tab w:val="num" w:pos="3545"/>
          </w:tabs>
          <w:ind w:left="3545" w:hanging="283"/>
        </w:pPr>
        <w:rPr/>
      </w:lvl>
    </w:lvlOverride>
    <w:lvlOverride w:ilvl="4">
      <w:startOverride w:val="1"/>
    </w:lvlOverride>
    <w:lvlOverride w:ilvl="5">
      <w:lvl w:ilvl="5">
        <w:start w:val="1"/>
        <w:numFmt w:val="decimal"/>
        <w:lvlText w:val="%6."/>
        <w:lvlJc w:val="left"/>
        <w:pPr>
          <w:tabs>
            <w:tab w:val="num" w:pos="4254"/>
          </w:tabs>
          <w:ind w:left="4254" w:hanging="283"/>
        </w:pPr>
        <w:rPr/>
      </w:lvl>
    </w:lvlOverride>
    <w:lvlOverride w:ilvl="5">
      <w:startOverride w:val="1"/>
    </w:lvlOverride>
    <w:lvlOverride w:ilvl="6">
      <w:lvl w:ilvl="6">
        <w:start w:val="1"/>
        <w:numFmt w:val="decimal"/>
        <w:lvlText w:val="%7."/>
        <w:lvlJc w:val="left"/>
        <w:pPr>
          <w:tabs>
            <w:tab w:val="num" w:pos="4963"/>
          </w:tabs>
          <w:ind w:left="4963" w:hanging="283"/>
        </w:pPr>
        <w:rPr/>
      </w:lvl>
    </w:lvlOverride>
    <w:lvlOverride w:ilvl="6">
      <w:startOverride w:val="1"/>
    </w:lvlOverride>
    <w:lvlOverride w:ilvl="7">
      <w:lvl w:ilvl="7">
        <w:start w:val="1"/>
        <w:numFmt w:val="decimal"/>
        <w:lvlText w:val="%8."/>
        <w:lvlJc w:val="left"/>
        <w:pPr>
          <w:tabs>
            <w:tab w:val="num" w:pos="5672"/>
          </w:tabs>
          <w:ind w:left="5672" w:hanging="283"/>
        </w:pPr>
        <w:rPr/>
      </w:lvl>
    </w:lvlOverride>
    <w:lvlOverride w:ilvl="7">
      <w:startOverride w:val="1"/>
    </w:lvlOverride>
    <w:lvlOverride w:ilvl="8">
      <w:lvl w:ilvl="8">
        <w:start w:val="1"/>
        <w:numFmt w:val="decimal"/>
        <w:lvlText w:val="%9."/>
        <w:lvlJc w:val="left"/>
        <w:pPr>
          <w:tabs>
            <w:tab w:val="num" w:pos="6381"/>
          </w:tabs>
          <w:ind w:left="6381" w:hanging="283"/>
        </w:pPr>
        <w:rPr/>
      </w:lvl>
    </w:lvlOverride>
  </w:num>
  <w:num w:numId="7">
    <w:abstractNumId w:val="4"/>
    <w:lvlOverride w:ilvl="0">
      <w:lvl w:ilvl="0">
        <w:start w:val="1"/>
        <w:numFmt w:val="decimal"/>
        <w:lvlText w:val="%1."/>
        <w:lvlJc w:val="left"/>
        <w:pPr>
          <w:tabs>
            <w:tab w:val="num" w:pos="709"/>
          </w:tabs>
          <w:ind w:left="709" w:hanging="283"/>
        </w:pPr>
        <w:rPr/>
      </w:lvl>
    </w:lvlOverride>
    <w:lvlOverride w:ilvl="0">
      <w:startOverride w:val="1"/>
    </w:lvlOverride>
    <w:lvlOverride w:ilvl="1">
      <w:lvl w:ilvl="1">
        <w:start w:val="1"/>
        <w:numFmt w:val="decimal"/>
        <w:lvlText w:val="%2."/>
        <w:lvlJc w:val="left"/>
        <w:pPr>
          <w:tabs>
            <w:tab w:val="num" w:pos="1418"/>
          </w:tabs>
          <w:ind w:left="1418" w:hanging="283"/>
        </w:pPr>
        <w:rPr/>
      </w:lvl>
    </w:lvlOverride>
    <w:lvlOverride w:ilvl="1">
      <w:startOverride w:val="1"/>
    </w:lvlOverride>
    <w:lvlOverride w:ilvl="2">
      <w:lvl w:ilvl="2">
        <w:start w:val="1"/>
        <w:numFmt w:val="decimal"/>
        <w:lvlText w:val="%3."/>
        <w:lvlJc w:val="left"/>
        <w:pPr>
          <w:tabs>
            <w:tab w:val="num" w:pos="2127"/>
          </w:tabs>
          <w:ind w:left="2127" w:hanging="283"/>
        </w:pPr>
        <w:rPr/>
      </w:lvl>
    </w:lvlOverride>
    <w:lvlOverride w:ilvl="2">
      <w:startOverride w:val="1"/>
    </w:lvlOverride>
    <w:lvlOverride w:ilvl="3">
      <w:lvl w:ilvl="3">
        <w:start w:val="1"/>
        <w:numFmt w:val="decimal"/>
        <w:lvlText w:val="%4."/>
        <w:lvlJc w:val="left"/>
        <w:pPr>
          <w:tabs>
            <w:tab w:val="num" w:pos="2836"/>
          </w:tabs>
          <w:ind w:left="2836" w:hanging="283"/>
        </w:pPr>
        <w:rPr/>
      </w:lvl>
    </w:lvlOverride>
    <w:lvlOverride w:ilvl="3">
      <w:startOverride w:val="1"/>
    </w:lvlOverride>
    <w:lvlOverride w:ilvl="4">
      <w:lvl w:ilvl="4">
        <w:start w:val="1"/>
        <w:numFmt w:val="decimal"/>
        <w:lvlText w:val="%5."/>
        <w:lvlJc w:val="left"/>
        <w:pPr>
          <w:tabs>
            <w:tab w:val="num" w:pos="3545"/>
          </w:tabs>
          <w:ind w:left="3545" w:hanging="283"/>
        </w:pPr>
        <w:rPr/>
      </w:lvl>
    </w:lvlOverride>
    <w:lvlOverride w:ilvl="4">
      <w:startOverride w:val="1"/>
    </w:lvlOverride>
    <w:lvlOverride w:ilvl="5">
      <w:lvl w:ilvl="5">
        <w:start w:val="1"/>
        <w:numFmt w:val="decimal"/>
        <w:lvlText w:val="%6."/>
        <w:lvlJc w:val="left"/>
        <w:pPr>
          <w:tabs>
            <w:tab w:val="num" w:pos="4254"/>
          </w:tabs>
          <w:ind w:left="4254" w:hanging="283"/>
        </w:pPr>
        <w:rPr/>
      </w:lvl>
    </w:lvlOverride>
    <w:lvlOverride w:ilvl="5">
      <w:startOverride w:val="1"/>
    </w:lvlOverride>
    <w:lvlOverride w:ilvl="6">
      <w:lvl w:ilvl="6">
        <w:start w:val="1"/>
        <w:numFmt w:val="decimal"/>
        <w:lvlText w:val="%7."/>
        <w:lvlJc w:val="left"/>
        <w:pPr>
          <w:tabs>
            <w:tab w:val="num" w:pos="4963"/>
          </w:tabs>
          <w:ind w:left="4963" w:hanging="283"/>
        </w:pPr>
        <w:rPr/>
      </w:lvl>
    </w:lvlOverride>
    <w:lvlOverride w:ilvl="6">
      <w:startOverride w:val="1"/>
    </w:lvlOverride>
    <w:lvlOverride w:ilvl="7">
      <w:lvl w:ilvl="7">
        <w:start w:val="1"/>
        <w:numFmt w:val="decimal"/>
        <w:lvlText w:val="%8."/>
        <w:lvlJc w:val="left"/>
        <w:pPr>
          <w:tabs>
            <w:tab w:val="num" w:pos="5672"/>
          </w:tabs>
          <w:ind w:left="5672" w:hanging="283"/>
        </w:pPr>
        <w:rPr/>
      </w:lvl>
    </w:lvlOverride>
    <w:lvlOverride w:ilvl="7">
      <w:startOverride w:val="1"/>
    </w:lvlOverride>
    <w:lvlOverride w:ilvl="8">
      <w:lvl w:ilvl="8">
        <w:start w:val="1"/>
        <w:numFmt w:val="decimal"/>
        <w:lvlText w:val="%9."/>
        <w:lvlJc w:val="left"/>
        <w:pPr>
          <w:tabs>
            <w:tab w:val="num" w:pos="6381"/>
          </w:tabs>
          <w:ind w:left="6381" w:hanging="283"/>
        </w:pPr>
        <w:rPr/>
      </w:lvl>
    </w:lvlOverride>
  </w:num>
  <w:num w:numId="8">
    <w:abstractNumId w:val="4"/>
    <w:lvlOverride w:ilvl="0">
      <w:lvl w:ilvl="0">
        <w:start w:val="1"/>
        <w:numFmt w:val="decimal"/>
        <w:lvlText w:val="%1."/>
        <w:lvlJc w:val="left"/>
        <w:pPr>
          <w:tabs>
            <w:tab w:val="num" w:pos="709"/>
          </w:tabs>
          <w:ind w:left="709" w:hanging="283"/>
        </w:pPr>
        <w:rPr/>
      </w:lvl>
    </w:lvlOverride>
    <w:lvlOverride w:ilvl="0">
      <w:startOverride w:val="1"/>
    </w:lvlOverride>
    <w:lvlOverride w:ilvl="1">
      <w:lvl w:ilvl="1">
        <w:start w:val="1"/>
        <w:numFmt w:val="decimal"/>
        <w:lvlText w:val="%2."/>
        <w:lvlJc w:val="left"/>
        <w:pPr>
          <w:tabs>
            <w:tab w:val="num" w:pos="1418"/>
          </w:tabs>
          <w:ind w:left="1418" w:hanging="283"/>
        </w:pPr>
        <w:rPr/>
      </w:lvl>
    </w:lvlOverride>
    <w:lvlOverride w:ilvl="1">
      <w:startOverride w:val="1"/>
    </w:lvlOverride>
    <w:lvlOverride w:ilvl="2">
      <w:lvl w:ilvl="2">
        <w:start w:val="1"/>
        <w:numFmt w:val="decimal"/>
        <w:lvlText w:val="%3."/>
        <w:lvlJc w:val="left"/>
        <w:pPr>
          <w:tabs>
            <w:tab w:val="num" w:pos="2127"/>
          </w:tabs>
          <w:ind w:left="2127" w:hanging="283"/>
        </w:pPr>
        <w:rPr/>
      </w:lvl>
    </w:lvlOverride>
    <w:lvlOverride w:ilvl="2">
      <w:startOverride w:val="1"/>
    </w:lvlOverride>
    <w:lvlOverride w:ilvl="3">
      <w:lvl w:ilvl="3">
        <w:start w:val="1"/>
        <w:numFmt w:val="decimal"/>
        <w:lvlText w:val="%4."/>
        <w:lvlJc w:val="left"/>
        <w:pPr>
          <w:tabs>
            <w:tab w:val="num" w:pos="2836"/>
          </w:tabs>
          <w:ind w:left="2836" w:hanging="283"/>
        </w:pPr>
        <w:rPr/>
      </w:lvl>
    </w:lvlOverride>
    <w:lvlOverride w:ilvl="3">
      <w:startOverride w:val="1"/>
    </w:lvlOverride>
    <w:lvlOverride w:ilvl="4">
      <w:lvl w:ilvl="4">
        <w:start w:val="1"/>
        <w:numFmt w:val="decimal"/>
        <w:lvlText w:val="%5."/>
        <w:lvlJc w:val="left"/>
        <w:pPr>
          <w:tabs>
            <w:tab w:val="num" w:pos="3545"/>
          </w:tabs>
          <w:ind w:left="3545" w:hanging="283"/>
        </w:pPr>
        <w:rPr/>
      </w:lvl>
    </w:lvlOverride>
    <w:lvlOverride w:ilvl="4">
      <w:startOverride w:val="1"/>
    </w:lvlOverride>
    <w:lvlOverride w:ilvl="5">
      <w:lvl w:ilvl="5">
        <w:start w:val="1"/>
        <w:numFmt w:val="decimal"/>
        <w:lvlText w:val="%6."/>
        <w:lvlJc w:val="left"/>
        <w:pPr>
          <w:tabs>
            <w:tab w:val="num" w:pos="4254"/>
          </w:tabs>
          <w:ind w:left="4254" w:hanging="283"/>
        </w:pPr>
        <w:rPr/>
      </w:lvl>
    </w:lvlOverride>
    <w:lvlOverride w:ilvl="5">
      <w:startOverride w:val="1"/>
    </w:lvlOverride>
    <w:lvlOverride w:ilvl="6">
      <w:lvl w:ilvl="6">
        <w:start w:val="1"/>
        <w:numFmt w:val="decimal"/>
        <w:lvlText w:val="%7."/>
        <w:lvlJc w:val="left"/>
        <w:pPr>
          <w:tabs>
            <w:tab w:val="num" w:pos="4963"/>
          </w:tabs>
          <w:ind w:left="4963" w:hanging="283"/>
        </w:pPr>
        <w:rPr/>
      </w:lvl>
    </w:lvlOverride>
    <w:lvlOverride w:ilvl="6">
      <w:startOverride w:val="1"/>
    </w:lvlOverride>
    <w:lvlOverride w:ilvl="7">
      <w:lvl w:ilvl="7">
        <w:start w:val="1"/>
        <w:numFmt w:val="decimal"/>
        <w:lvlText w:val="%8."/>
        <w:lvlJc w:val="left"/>
        <w:pPr>
          <w:tabs>
            <w:tab w:val="num" w:pos="5672"/>
          </w:tabs>
          <w:ind w:left="5672" w:hanging="283"/>
        </w:pPr>
        <w:rPr/>
      </w:lvl>
    </w:lvlOverride>
    <w:lvlOverride w:ilvl="7">
      <w:startOverride w:val="1"/>
    </w:lvlOverride>
    <w:lvlOverride w:ilvl="8">
      <w:lvl w:ilvl="8">
        <w:start w:val="1"/>
        <w:numFmt w:val="decimal"/>
        <w:lvlText w:val="%9."/>
        <w:lvlJc w:val="left"/>
        <w:pPr>
          <w:tabs>
            <w:tab w:val="num" w:pos="6381"/>
          </w:tabs>
          <w:ind w:left="6381" w:hanging="283"/>
        </w:pPr>
        <w:rPr/>
      </w:lvl>
    </w:lvlOverride>
  </w:num>
</w:numbering>
</file>

<file path=word/settings.xml><?xml version="1.0" encoding="utf-8"?>
<w:settings xmlns:w="http://schemas.openxmlformats.org/wordprocessingml/2006/main">
  <w:zoom w:percent="104"/>
  <w:defaultTabStop w:val="720"/>
  <w:autoHyphenation w:val="true"/>
  <w:compat>
    <w:doNotBreakWrappedTables/>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imes New Roman"/>
        <w:kern w:val="2"/>
        <w:sz w:val="24"/>
        <w:szCs w:val="24"/>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300" w:before="0" w:after="3"/>
      <w:ind w:hanging="10" w:left="10"/>
      <w:jc w:val="both"/>
    </w:pPr>
    <w:rPr>
      <w:rFonts w:ascii="Calibri" w:hAnsi="Calibri" w:eastAsia="Calibri" w:cs="Calibri"/>
      <w:color w:val="000000"/>
      <w:kern w:val="2"/>
      <w:sz w:val="24"/>
      <w:szCs w:val="24"/>
      <w:lang w:val="en-US" w:eastAsia="en-US" w:bidi="ar-SA"/>
    </w:rPr>
  </w:style>
  <w:style w:type="paragraph" w:styleId="Heading1">
    <w:name w:val="Heading 1"/>
    <w:basedOn w:val="Normal"/>
    <w:next w:val="Normal"/>
    <w:qFormat/>
    <w:pPr>
      <w:keepNext w:val="true"/>
      <w:keepLines/>
      <w:numPr>
        <w:ilvl w:val="0"/>
        <w:numId w:val="0"/>
      </w:numPr>
      <w:spacing w:before="360" w:after="80"/>
      <w:ind w:hanging="10" w:left="10"/>
      <w:outlineLvl w:val="0"/>
    </w:pPr>
    <w:rPr>
      <w:rFonts w:ascii="Aptos Display" w:hAnsi="Aptos Display" w:eastAsia="Times New Roman" w:cs="Times New Roman"/>
      <w:color w:val="0F4761"/>
      <w:sz w:val="40"/>
      <w:szCs w:val="40"/>
    </w:rPr>
  </w:style>
  <w:style w:type="paragraph" w:styleId="Heading2">
    <w:name w:val="Heading 2"/>
    <w:basedOn w:val="Normal"/>
    <w:next w:val="Normal"/>
    <w:qFormat/>
    <w:pPr>
      <w:keepNext w:val="true"/>
      <w:keepLines/>
      <w:numPr>
        <w:ilvl w:val="0"/>
        <w:numId w:val="0"/>
      </w:numPr>
      <w:spacing w:before="160" w:after="80"/>
      <w:ind w:hanging="10" w:left="10"/>
      <w:outlineLvl w:val="1"/>
    </w:pPr>
    <w:rPr>
      <w:rFonts w:ascii="Aptos Display" w:hAnsi="Aptos Display" w:eastAsia="Times New Roman" w:cs="Times New Roman"/>
      <w:color w:val="0F4761"/>
      <w:sz w:val="32"/>
      <w:szCs w:val="32"/>
    </w:rPr>
  </w:style>
  <w:style w:type="paragraph" w:styleId="Heading3">
    <w:name w:val="Heading 3"/>
    <w:basedOn w:val="Normal"/>
    <w:next w:val="Normal"/>
    <w:qFormat/>
    <w:pPr>
      <w:keepNext w:val="true"/>
      <w:keepLines/>
      <w:numPr>
        <w:ilvl w:val="0"/>
        <w:numId w:val="0"/>
      </w:numPr>
      <w:spacing w:before="160" w:after="80"/>
      <w:ind w:hanging="10" w:left="10"/>
      <w:outlineLvl w:val="2"/>
    </w:pPr>
    <w:rPr>
      <w:rFonts w:eastAsia="Times New Roman" w:cs="Times New Roman"/>
      <w:color w:val="0F4761"/>
      <w:sz w:val="28"/>
      <w:szCs w:val="28"/>
    </w:rPr>
  </w:style>
  <w:style w:type="paragraph" w:styleId="Heading4">
    <w:name w:val="Heading 4"/>
    <w:basedOn w:val="Normal"/>
    <w:next w:val="Normal"/>
    <w:qFormat/>
    <w:pPr>
      <w:keepNext w:val="true"/>
      <w:keepLines/>
      <w:numPr>
        <w:ilvl w:val="0"/>
        <w:numId w:val="0"/>
      </w:numPr>
      <w:spacing w:before="80" w:after="40"/>
      <w:ind w:hanging="10" w:left="10"/>
      <w:outlineLvl w:val="3"/>
    </w:pPr>
    <w:rPr>
      <w:rFonts w:eastAsia="Times New Roman" w:cs="Times New Roman"/>
      <w:i/>
      <w:iCs/>
      <w:color w:val="0F4761"/>
    </w:rPr>
  </w:style>
  <w:style w:type="paragraph" w:styleId="Heading5">
    <w:name w:val="Heading 5"/>
    <w:basedOn w:val="Normal"/>
    <w:next w:val="Normal"/>
    <w:qFormat/>
    <w:pPr>
      <w:keepNext w:val="true"/>
      <w:keepLines/>
      <w:numPr>
        <w:ilvl w:val="0"/>
        <w:numId w:val="0"/>
      </w:numPr>
      <w:spacing w:before="80" w:after="40"/>
      <w:ind w:hanging="10" w:left="10"/>
      <w:outlineLvl w:val="4"/>
    </w:pPr>
    <w:rPr>
      <w:rFonts w:eastAsia="Times New Roman" w:cs="Times New Roman"/>
      <w:color w:val="0F4761"/>
    </w:rPr>
  </w:style>
  <w:style w:type="paragraph" w:styleId="Heading6">
    <w:name w:val="Heading 6"/>
    <w:basedOn w:val="Normal"/>
    <w:next w:val="Normal"/>
    <w:qFormat/>
    <w:pPr>
      <w:keepNext w:val="true"/>
      <w:keepLines/>
      <w:numPr>
        <w:ilvl w:val="0"/>
        <w:numId w:val="0"/>
      </w:numPr>
      <w:spacing w:before="40" w:after="0"/>
      <w:ind w:hanging="10" w:left="10"/>
      <w:outlineLvl w:val="5"/>
    </w:pPr>
    <w:rPr>
      <w:rFonts w:eastAsia="Times New Roman" w:cs="Times New Roman"/>
      <w:i/>
      <w:iCs/>
      <w:color w:val="595959"/>
    </w:rPr>
  </w:style>
  <w:style w:type="paragraph" w:styleId="Heading7">
    <w:name w:val="Heading 7"/>
    <w:basedOn w:val="Normal"/>
    <w:next w:val="Normal"/>
    <w:qFormat/>
    <w:pPr>
      <w:keepNext w:val="true"/>
      <w:keepLines/>
      <w:numPr>
        <w:ilvl w:val="0"/>
        <w:numId w:val="0"/>
      </w:numPr>
      <w:spacing w:before="40" w:after="0"/>
      <w:ind w:hanging="10" w:left="10"/>
      <w:outlineLvl w:val="6"/>
    </w:pPr>
    <w:rPr>
      <w:rFonts w:eastAsia="Times New Roman" w:cs="Times New Roman"/>
      <w:color w:val="595959"/>
    </w:rPr>
  </w:style>
  <w:style w:type="paragraph" w:styleId="Heading8">
    <w:name w:val="Heading 8"/>
    <w:basedOn w:val="Normal"/>
    <w:next w:val="Normal"/>
    <w:qFormat/>
    <w:pPr>
      <w:keepNext w:val="true"/>
      <w:keepLines/>
      <w:numPr>
        <w:ilvl w:val="0"/>
        <w:numId w:val="0"/>
      </w:numPr>
      <w:spacing w:before="0" w:after="0"/>
      <w:ind w:hanging="10" w:left="10"/>
      <w:outlineLvl w:val="7"/>
    </w:pPr>
    <w:rPr>
      <w:rFonts w:eastAsia="Times New Roman" w:cs="Times New Roman"/>
      <w:i/>
      <w:iCs/>
      <w:color w:val="272727"/>
    </w:rPr>
  </w:style>
  <w:style w:type="paragraph" w:styleId="Heading9">
    <w:name w:val="Heading 9"/>
    <w:basedOn w:val="Normal"/>
    <w:next w:val="Normal"/>
    <w:qFormat/>
    <w:pPr>
      <w:keepNext w:val="true"/>
      <w:keepLines/>
      <w:numPr>
        <w:ilvl w:val="0"/>
        <w:numId w:val="0"/>
      </w:numPr>
      <w:spacing w:before="0" w:after="0"/>
      <w:ind w:hanging="10" w:left="10"/>
      <w:outlineLvl w:val="8"/>
    </w:pPr>
    <w:rPr>
      <w:rFonts w:eastAsia="Times New Roman" w:cs="Times New Roman"/>
      <w:color w:val="272727"/>
    </w:rPr>
  </w:style>
  <w:style w:type="character" w:styleId="DefaultParagraphFont">
    <w:name w:val="Default Paragraph Font"/>
    <w:qFormat/>
    <w:rPr/>
  </w:style>
  <w:style w:type="character" w:styleId="Heading1Char">
    <w:name w:val="Heading 1 Char"/>
    <w:basedOn w:val="DefaultParagraphFont"/>
    <w:qFormat/>
    <w:rPr>
      <w:rFonts w:ascii="Aptos Display" w:hAnsi="Aptos Display" w:eastAsia="Times New Roman" w:cs="Times New Roman"/>
      <w:color w:val="0F4761"/>
      <w:sz w:val="40"/>
      <w:szCs w:val="40"/>
    </w:rPr>
  </w:style>
  <w:style w:type="character" w:styleId="Heading2Char">
    <w:name w:val="Heading 2 Char"/>
    <w:basedOn w:val="DefaultParagraphFont"/>
    <w:qFormat/>
    <w:rPr>
      <w:rFonts w:ascii="Aptos Display" w:hAnsi="Aptos Display" w:eastAsia="Times New Roman" w:cs="Times New Roman"/>
      <w:color w:val="0F4761"/>
      <w:sz w:val="32"/>
      <w:szCs w:val="32"/>
    </w:rPr>
  </w:style>
  <w:style w:type="character" w:styleId="Heading3Char">
    <w:name w:val="Heading 3 Char"/>
    <w:basedOn w:val="DefaultParagraphFont"/>
    <w:qFormat/>
    <w:rPr>
      <w:rFonts w:eastAsia="Times New Roman" w:cs="Times New Roman"/>
      <w:color w:val="0F4761"/>
      <w:sz w:val="28"/>
      <w:szCs w:val="28"/>
    </w:rPr>
  </w:style>
  <w:style w:type="character" w:styleId="Heading4Char">
    <w:name w:val="Heading 4 Char"/>
    <w:basedOn w:val="DefaultParagraphFont"/>
    <w:qFormat/>
    <w:rPr>
      <w:rFonts w:eastAsia="Times New Roman" w:cs="Times New Roman"/>
      <w:i/>
      <w:iCs/>
      <w:color w:val="0F4761"/>
    </w:rPr>
  </w:style>
  <w:style w:type="character" w:styleId="Heading5Char">
    <w:name w:val="Heading 5 Char"/>
    <w:basedOn w:val="DefaultParagraphFont"/>
    <w:qFormat/>
    <w:rPr>
      <w:rFonts w:eastAsia="Times New Roman" w:cs="Times New Roman"/>
      <w:color w:val="0F4761"/>
    </w:rPr>
  </w:style>
  <w:style w:type="character" w:styleId="Heading6Char">
    <w:name w:val="Heading 6 Char"/>
    <w:basedOn w:val="DefaultParagraphFont"/>
    <w:qFormat/>
    <w:rPr>
      <w:rFonts w:eastAsia="Times New Roman" w:cs="Times New Roman"/>
      <w:i/>
      <w:iCs/>
      <w:color w:val="595959"/>
    </w:rPr>
  </w:style>
  <w:style w:type="character" w:styleId="Heading7Char">
    <w:name w:val="Heading 7 Char"/>
    <w:basedOn w:val="DefaultParagraphFont"/>
    <w:qFormat/>
    <w:rPr>
      <w:rFonts w:eastAsia="Times New Roman" w:cs="Times New Roman"/>
      <w:color w:val="595959"/>
    </w:rPr>
  </w:style>
  <w:style w:type="character" w:styleId="Heading8Char">
    <w:name w:val="Heading 8 Char"/>
    <w:basedOn w:val="DefaultParagraphFont"/>
    <w:qFormat/>
    <w:rPr>
      <w:rFonts w:eastAsia="Times New Roman" w:cs="Times New Roman"/>
      <w:i/>
      <w:iCs/>
      <w:color w:val="272727"/>
    </w:rPr>
  </w:style>
  <w:style w:type="character" w:styleId="Heading9Char">
    <w:name w:val="Heading 9 Char"/>
    <w:basedOn w:val="DefaultParagraphFont"/>
    <w:qFormat/>
    <w:rPr>
      <w:rFonts w:eastAsia="Times New Roman" w:cs="Times New Roman"/>
      <w:color w:val="272727"/>
    </w:rPr>
  </w:style>
  <w:style w:type="character" w:styleId="TitleChar">
    <w:name w:val="Title Char"/>
    <w:basedOn w:val="DefaultParagraphFont"/>
    <w:qFormat/>
    <w:rPr>
      <w:rFonts w:ascii="Aptos Display" w:hAnsi="Aptos Display" w:eastAsia="Times New Roman" w:cs="Times New Roman"/>
      <w:spacing w:val="-10"/>
      <w:kern w:val="2"/>
      <w:sz w:val="56"/>
      <w:szCs w:val="56"/>
    </w:rPr>
  </w:style>
  <w:style w:type="character" w:styleId="SubtitleChar">
    <w:name w:val="Subtitle Char"/>
    <w:basedOn w:val="DefaultParagraphFont"/>
    <w:qFormat/>
    <w:rPr>
      <w:rFonts w:eastAsia="Times New Roman" w:cs="Times New Roman"/>
      <w:color w:val="595959"/>
      <w:spacing w:val="15"/>
      <w:sz w:val="28"/>
      <w:szCs w:val="28"/>
    </w:rPr>
  </w:style>
  <w:style w:type="character" w:styleId="QuoteChar">
    <w:name w:val="Quote Char"/>
    <w:basedOn w:val="DefaultParagraphFont"/>
    <w:qFormat/>
    <w:rPr>
      <w:i/>
      <w:iCs/>
      <w:color w:val="404040"/>
    </w:rPr>
  </w:style>
  <w:style w:type="character" w:styleId="IntenseEmphasis">
    <w:name w:val="Intense Emphasis"/>
    <w:basedOn w:val="DefaultParagraphFont"/>
    <w:qFormat/>
    <w:rPr>
      <w:i/>
      <w:iCs/>
      <w:color w:val="0F4761"/>
    </w:rPr>
  </w:style>
  <w:style w:type="character" w:styleId="IntenseQuoteChar">
    <w:name w:val="Intense Quote Char"/>
    <w:basedOn w:val="DefaultParagraphFont"/>
    <w:qFormat/>
    <w:rPr>
      <w:i/>
      <w:iCs/>
      <w:color w:val="0F4761"/>
    </w:rPr>
  </w:style>
  <w:style w:type="character" w:styleId="IntenseReference">
    <w:name w:val="Intense Reference"/>
    <w:basedOn w:val="DefaultParagraphFont"/>
    <w:qFormat/>
    <w:rPr>
      <w:b/>
      <w:bCs/>
      <w:smallCaps/>
      <w:color w:val="0F4761"/>
      <w:spacing w:val="5"/>
    </w:rPr>
  </w:style>
  <w:style w:type="character" w:styleId="annotationreference">
    <w:name w:val="annotation reference"/>
    <w:basedOn w:val="DefaultParagraphFont"/>
    <w:qFormat/>
    <w:rPr>
      <w:sz w:val="16"/>
      <w:szCs w:val="16"/>
    </w:rPr>
  </w:style>
  <w:style w:type="character" w:styleId="Hyperlink">
    <w:name w:val="Hyperlink"/>
    <w:basedOn w:val="DefaultParagraphFont"/>
    <w:rPr>
      <w:color w:val="467886"/>
      <w:u w:val="single"/>
    </w:rPr>
  </w:style>
  <w:style w:type="character" w:styleId="PlaceholderText">
    <w:name w:val="Placeholder Text"/>
    <w:basedOn w:val="DefaultParagraphFont"/>
    <w:qFormat/>
    <w:rPr>
      <w:color w:val="666666"/>
    </w:rPr>
  </w:style>
  <w:style w:type="character" w:styleId="CommentSubjectChar">
    <w:name w:val="Comment Subject Char"/>
    <w:basedOn w:val="CommentTextChar"/>
    <w:qFormat/>
    <w:rPr>
      <w:rFonts w:ascii="Calibri" w:hAnsi="Calibri" w:eastAsia="Calibri" w:cs="Calibri"/>
      <w:b/>
      <w:bCs/>
      <w:color w:val="000000"/>
      <w:sz w:val="20"/>
      <w:szCs w:val="20"/>
    </w:rPr>
  </w:style>
  <w:style w:type="character" w:styleId="CommentTextChar">
    <w:name w:val="Comment Text Char"/>
    <w:basedOn w:val="DefaultParagraphFont"/>
    <w:qFormat/>
    <w:rPr>
      <w:rFonts w:ascii="Calibri" w:hAnsi="Calibri" w:eastAsia="Calibri" w:cs="Calibri"/>
      <w:color w:val="000000"/>
      <w:sz w:val="20"/>
      <w:szCs w:val="20"/>
    </w:rPr>
  </w:style>
  <w:style w:type="character" w:styleId="HTMLPreformattedChar">
    <w:name w:val="HTML Preformatted Char"/>
    <w:basedOn w:val="DefaultParagraphFont"/>
    <w:qFormat/>
    <w:rPr>
      <w:rFonts w:ascii="Consolas" w:hAnsi="Consolas" w:eastAsia="Calibri" w:cs="Calibri"/>
      <w:color w:val="000000"/>
      <w:sz w:val="20"/>
      <w:szCs w:val="20"/>
    </w:rPr>
  </w:style>
  <w:style w:type="character" w:styleId="Internetlink">
    <w:name w:val="Internet link"/>
    <w:qFormat/>
    <w:rPr>
      <w:color w:val="000080"/>
      <w:u w:val="single"/>
    </w:rPr>
  </w:style>
  <w:style w:type="character" w:styleId="NumberingSymbols">
    <w:name w:val="Numbering Symbols"/>
    <w:qFormat/>
    <w:rPr/>
  </w:style>
  <w:style w:type="character" w:styleId="StrongEmphasis">
    <w:name w:val="Strong Emphasis"/>
    <w:qFormat/>
    <w:rPr>
      <w:b/>
      <w:bCs/>
    </w:rPr>
  </w:style>
  <w:style w:type="character" w:styleId="LineNumber">
    <w:name w:val="Line Number"/>
    <w:rPr/>
  </w:style>
  <w:style w:type="character" w:styleId="Emphasis">
    <w:name w:val="Emphasis"/>
    <w:qFormat/>
    <w:rPr>
      <w:i/>
      <w:iCs/>
    </w:rPr>
  </w:style>
  <w:style w:type="character" w:styleId="Strong">
    <w:name w:val="Strong"/>
    <w:qFormat/>
    <w:rPr>
      <w:b/>
      <w:bCs/>
    </w:rPr>
  </w:style>
  <w:style w:type="paragraph" w:styleId="Heading">
    <w:name w:val="Heading"/>
    <w:basedOn w:val="Standard"/>
    <w:next w:val="Textbody"/>
    <w:qFormat/>
    <w:pPr>
      <w:keepNext w:val="true"/>
      <w:spacing w:before="240" w:after="120"/>
    </w:pPr>
    <w:rPr>
      <w:rFonts w:ascii="Liberation Sans" w:hAnsi="Liberation Sans" w:eastAsia="Noto Sans Mono CJK JP" w:cs="Noto Sans Arabic U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Standard"/>
    <w:qFormat/>
    <w:pPr>
      <w:suppressLineNumbers/>
      <w:spacing w:before="120" w:after="120"/>
    </w:pPr>
    <w:rPr>
      <w:i/>
      <w:iCs/>
      <w:sz w:val="20"/>
      <w:szCs w:val="20"/>
    </w:rPr>
  </w:style>
  <w:style w:type="paragraph" w:styleId="Index">
    <w:name w:val="Index"/>
    <w:basedOn w:val="Normal"/>
    <w:qFormat/>
    <w:pPr>
      <w:suppressLineNumbers/>
    </w:pPr>
    <w:rPr>
      <w:rFonts w:cs="Noto Sans Devanagari"/>
    </w:rPr>
  </w:style>
  <w:style w:type="paragraph" w:styleId="Standard">
    <w:name w:val="Standard"/>
    <w:qFormat/>
    <w:pPr>
      <w:widowControl/>
      <w:kinsoku w:val="true"/>
      <w:overflowPunct w:val="true"/>
      <w:autoSpaceDE w:val="true"/>
      <w:bidi w:val="0"/>
      <w:spacing w:lineRule="auto" w:line="276" w:before="0" w:after="160"/>
      <w:jc w:val="left"/>
    </w:pPr>
    <w:rPr>
      <w:rFonts w:ascii="Aptos" w:hAnsi="Aptos" w:eastAsia="Aptos" w:cs="Times New Roman"/>
      <w:color w:val="auto"/>
      <w:kern w:val="2"/>
      <w:sz w:val="24"/>
      <w:szCs w:val="24"/>
      <w:lang w:val="en-US" w:eastAsia="en-US" w:bidi="ar-SA"/>
    </w:rPr>
  </w:style>
  <w:style w:type="paragraph" w:styleId="Textbody">
    <w:name w:val="Text body"/>
    <w:basedOn w:val="Standard"/>
    <w:qFormat/>
    <w:pPr>
      <w:spacing w:before="0" w:after="140"/>
    </w:pPr>
    <w:rPr/>
  </w:style>
  <w:style w:type="paragraph" w:styleId="Title">
    <w:name w:val="Title"/>
    <w:basedOn w:val="Normal"/>
    <w:next w:val="Normal"/>
    <w:qFormat/>
    <w:pPr>
      <w:spacing w:lineRule="auto" w:line="240" w:before="0" w:after="80"/>
      <w:contextualSpacing/>
    </w:pPr>
    <w:rPr>
      <w:rFonts w:ascii="Aptos Display" w:hAnsi="Aptos Display" w:eastAsia="Times New Roman" w:cs="Times New Roman"/>
      <w:spacing w:val="-10"/>
      <w:sz w:val="56"/>
      <w:szCs w:val="56"/>
    </w:rPr>
  </w:style>
  <w:style w:type="paragraph" w:styleId="Subtitle">
    <w:name w:val="Subtitle"/>
    <w:basedOn w:val="Normal"/>
    <w:next w:val="Normal"/>
    <w:qFormat/>
    <w:pPr/>
    <w:rPr>
      <w:rFonts w:eastAsia="Times New Roman" w:cs="Times New Roman"/>
      <w:color w:val="595959"/>
      <w:spacing w:val="15"/>
      <w:sz w:val="28"/>
      <w:szCs w:val="28"/>
    </w:rPr>
  </w:style>
  <w:style w:type="paragraph" w:styleId="Quote">
    <w:name w:val="Quote"/>
    <w:basedOn w:val="Normal"/>
    <w:next w:val="Normal"/>
    <w:qFormat/>
    <w:pPr>
      <w:spacing w:before="160" w:after="160"/>
      <w:jc w:val="center"/>
    </w:pPr>
    <w:rPr>
      <w:i/>
      <w:iCs/>
      <w:color w:val="404040"/>
    </w:rPr>
  </w:style>
  <w:style w:type="paragraph" w:styleId="ListParagraph">
    <w:name w:val="List Paragraph"/>
    <w:basedOn w:val="Normal"/>
    <w:qFormat/>
    <w:pPr>
      <w:spacing w:before="0" w:after="160"/>
      <w:ind w:left="720"/>
      <w:contextualSpacing/>
    </w:pPr>
    <w:rPr/>
  </w:style>
  <w:style w:type="paragraph" w:styleId="IntenseQuote">
    <w:name w:val="Intense Quote"/>
    <w:basedOn w:val="Normal"/>
    <w:next w:val="Normal"/>
    <w:qFormat/>
    <w:pPr>
      <w:pBdr>
        <w:top w:val="single" w:sz="4" w:space="10" w:color="0F4761"/>
        <w:bottom w:val="single" w:sz="4" w:space="10" w:color="0F4761"/>
      </w:pBdr>
      <w:spacing w:before="360" w:after="360"/>
      <w:ind w:left="864" w:right="864"/>
      <w:jc w:val="center"/>
    </w:pPr>
    <w:rPr>
      <w:i/>
      <w:iCs/>
      <w:color w:val="0F4761"/>
    </w:rPr>
  </w:style>
  <w:style w:type="paragraph" w:styleId="NormalWeb">
    <w:name w:val="Normal (Web)"/>
    <w:basedOn w:val="Normal"/>
    <w:qFormat/>
    <w:pPr>
      <w:spacing w:lineRule="auto" w:line="240" w:before="100" w:after="100"/>
      <w:ind w:hanging="0" w:left="0"/>
      <w:jc w:val="left"/>
    </w:pPr>
    <w:rPr>
      <w:rFonts w:ascii="Times New Roman" w:hAnsi="Times New Roman" w:eastAsia="Times New Roman" w:cs="Times New Roman"/>
      <w:color w:val="auto"/>
      <w:kern w:val="0"/>
    </w:rPr>
  </w:style>
  <w:style w:type="paragraph" w:styleId="annotationsubject">
    <w:name w:val="annotation subject"/>
    <w:basedOn w:val="AnnotationText"/>
    <w:next w:val="AnnotationText"/>
    <w:qFormat/>
    <w:pPr/>
    <w:rPr>
      <w:b/>
      <w:bCs/>
    </w:rPr>
  </w:style>
  <w:style w:type="paragraph" w:styleId="AnnotationText">
    <w:name w:val="Annotation Text"/>
    <w:basedOn w:val="Normal"/>
    <w:pPr>
      <w:spacing w:lineRule="auto" w:line="240"/>
    </w:pPr>
    <w:rPr>
      <w:sz w:val="20"/>
      <w:szCs w:val="20"/>
    </w:rPr>
  </w:style>
  <w:style w:type="paragraph" w:styleId="HTMLPreformatted">
    <w:name w:val="HTML Preformatted"/>
    <w:basedOn w:val="Normal"/>
    <w:qFormat/>
    <w:pPr>
      <w:spacing w:lineRule="auto" w:line="240" w:before="0" w:after="0"/>
    </w:pPr>
    <w:rPr>
      <w:rFonts w:ascii="Consolas" w:hAnsi="Consolas" w:eastAsia="Consolas" w:cs="Consolas"/>
      <w:sz w:val="20"/>
      <w:szCs w:val="20"/>
    </w:rPr>
  </w:style>
  <w:style w:type="paragraph" w:styleId="Code">
    <w:name w:val="Code"/>
    <w:basedOn w:val="HTMLPreformatted"/>
    <w:qFormat/>
    <w:pPr/>
    <w:rPr/>
  </w:style>
  <w:style w:type="paragraph" w:styleId="TableContents">
    <w:name w:val="Table Contents"/>
    <w:basedOn w:val="Standard"/>
    <w:qFormat/>
    <w:pPr>
      <w:widowControl w:val="false"/>
      <w:suppressLineNumbers/>
    </w:pPr>
    <w:rPr/>
  </w:style>
  <w:style w:type="paragraph" w:styleId="Figure">
    <w:name w:val="Figure"/>
    <w:basedOn w:val="Caption"/>
    <w:qFormat/>
    <w:pPr/>
    <w:rPr/>
  </w:style>
  <w:style w:type="paragraph" w:styleId="Revision">
    <w:name w:val="Revision"/>
    <w:qFormat/>
    <w:pPr>
      <w:widowControl/>
      <w:kinsoku w:val="true"/>
      <w:overflowPunct w:val="true"/>
      <w:autoSpaceDE w:val="true"/>
      <w:bidi w:val="0"/>
      <w:spacing w:lineRule="auto" w:line="240" w:before="0" w:after="0"/>
      <w:jc w:val="left"/>
    </w:pPr>
    <w:rPr>
      <w:rFonts w:ascii="Calibri" w:hAnsi="Calibri" w:eastAsia="Calibri" w:cs="Calibri"/>
      <w:color w:val="000000"/>
      <w:kern w:val="2"/>
      <w:sz w:val="24"/>
      <w:szCs w:val="24"/>
      <w:lang w:val="en-US" w:eastAsia="en-US" w:bidi="ar-SA"/>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yperlink" Target="https://doi.org/10.1016/j.cell.2007.01.029" TargetMode="External"/><Relationship Id="rId15" Type="http://schemas.openxmlformats.org/officeDocument/2006/relationships/hyperlink" Target="https://www.illumina.com/documents/products/datasheets/datasheet_humanmethylation450.pdf" TargetMode="External"/><Relationship Id="rId16" Type="http://schemas.openxmlformats.org/officeDocument/2006/relationships/hyperlink" Target="https://doi.org/10.1038/ng.298" TargetMode="External"/><Relationship Id="rId17" Type="http://schemas.openxmlformats.org/officeDocument/2006/relationships/hyperlink" Target="https://doi.org/10.1186/1471-2105-11-587" TargetMode="External"/><Relationship Id="rId18" Type="http://schemas.openxmlformats.org/officeDocument/2006/relationships/hyperlink" Target="https://doi.org/10.1016/j.jneuroim.2022.577808" TargetMode="External"/><Relationship Id="rId19" Type="http://schemas.openxmlformats.org/officeDocument/2006/relationships/hyperlink" Target="https://doi.org/10.1073/pnas.0803055105" TargetMode="External"/><Relationship Id="rId20" Type="http://schemas.openxmlformats.org/officeDocument/2006/relationships/hyperlink" Target="https://doi.org/10.1038/onc.2011.354." TargetMode="External"/><Relationship Id="rId21" Type="http://schemas.openxmlformats.org/officeDocument/2006/relationships/hyperlink" Target="https://doi.org/10.1371/journal.pone.0005279" TargetMode="External"/><Relationship Id="rId22" Type="http://schemas.openxmlformats.org/officeDocument/2006/relationships/hyperlink" Target="https://doi.org/10.1101/gad.1706508" TargetMode="External"/><Relationship Id="rId23" Type="http://schemas.openxmlformats.org/officeDocument/2006/relationships/hyperlink" Target="https://doi.org/10.1158/0008-5472.CAN-07-5960" TargetMode="External"/><Relationship Id="rId24" Type="http://schemas.openxmlformats.org/officeDocument/2006/relationships/hyperlink" Target="https://doi.org/10.1146/annurev-pathol-012513-104715" TargetMode="External"/><Relationship Id="rId25" Type="http://schemas.openxmlformats.org/officeDocument/2006/relationships/hyperlink" Target="https://f1000research.com/articles/5-1281/v2" TargetMode="Externa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1486</TotalTime>
  <Application>LibreOffice/24.2.7.2$Linux_X86_64 LibreOffice_project/420$Build-2</Application>
  <AppVersion>15.0000</AppVersion>
  <Pages>50</Pages>
  <Words>11137</Words>
  <Characters>66067</Characters>
  <CharactersWithSpaces>76194</CharactersWithSpaces>
  <Paragraphs>971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2026-01-12T10:42:00Z</dcterms:created>
  <dc:creator>MARITA KONSTANTINA</dc:creator>
  <dc:description/>
  <dc:language>en-US</dc:language>
  <cp:lastModifiedBy/>
  <dcterms:modified xsi:type="dcterms:W3CDTF">2026-01-19T15:31:31Z</dcterms:modified>
  <cp:revision>52</cp:revision>
  <dc:subject/>
  <dc:title/>
</cp:coreProperties>
</file>

<file path=docProps/custom.xml><?xml version="1.0" encoding="utf-8"?>
<Properties xmlns="http://schemas.openxmlformats.org/officeDocument/2006/custom-properties" xmlns:vt="http://schemas.openxmlformats.org/officeDocument/2006/docPropsVTypes"/>
</file>